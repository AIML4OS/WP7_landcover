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commentsIds.xml" ContentType="application/vnd.openxmlformats-officedocument.wordprocessingml.commentsIds+xml"/>
  <Override PartName="/word/commentsExtensible.xml" ContentType="application/vnd.openxmlformats-officedocument.wordprocessingml.commentsExtensible+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06031A52" w14:textId="77777777" w:rsidR="00365949" w:rsidRDefault="00365949" w:rsidP="00365949">
      <w:pPr>
        <w:pStyle w:val="Titolo2"/>
      </w:pPr>
      <w:r>
        <w:t>Pipeline proposal</w:t>
      </w:r>
    </w:p>
    <w:p w14:paraId="40156BD2" w14:textId="77777777" w:rsidR="00365949" w:rsidRDefault="00365949" w:rsidP="00365949">
      <w:pPr>
        <w:pStyle w:val="Titolo3"/>
      </w:pPr>
      <w:r>
        <w:t>Key characteristics of the pipeline</w:t>
      </w:r>
    </w:p>
    <w:p w14:paraId="10D61B54" w14:textId="4B737B78" w:rsidR="00365949" w:rsidRDefault="00365949" w:rsidP="00365949">
      <w:pPr>
        <w:pStyle w:val="NormaleWeb"/>
      </w:pPr>
      <w:r>
        <w:t xml:space="preserve">The land cover pipeline </w:t>
      </w:r>
      <w:proofErr w:type="gramStart"/>
      <w:r>
        <w:t>is designed</w:t>
      </w:r>
      <w:proofErr w:type="gramEnd"/>
      <w:r>
        <w:t xml:space="preserve"> to support the production of high-resolution land cover maps in a harmonised and reusable way across different national contexts. Its main characteristics are:</w:t>
      </w:r>
    </w:p>
    <w:p w14:paraId="00E3164C" w14:textId="3EB0359D" w:rsidR="00365949" w:rsidRDefault="002720D2" w:rsidP="002720D2">
      <w:pPr>
        <w:pStyle w:val="NormaleWeb"/>
        <w:numPr>
          <w:ilvl w:val="0"/>
          <w:numId w:val="1"/>
        </w:numPr>
      </w:pPr>
      <w:r w:rsidRPr="002720D2">
        <w:rPr>
          <w:rStyle w:val="Enfasigrassetto"/>
        </w:rPr>
        <w:t>Handling of heterogeneous aerial imagery inputs</w:t>
      </w:r>
      <w:r>
        <w:rPr>
          <w:rStyle w:val="Enfasigrassetto"/>
          <w:b w:val="0"/>
          <w:bCs w:val="0"/>
        </w:rPr>
        <w:br/>
      </w:r>
      <w:r w:rsidR="00365949">
        <w:t xml:space="preserve">Support for different national orthophoto formats, including datasets composed of multiple tiles and imagery with RGB, RGB+IR, and RGBI bands. The availability of infrared bands </w:t>
      </w:r>
      <w:proofErr w:type="gramStart"/>
      <w:r w:rsidR="00365949">
        <w:t>is not guaranteed</w:t>
      </w:r>
      <w:proofErr w:type="gramEnd"/>
      <w:r w:rsidR="00365949">
        <w:t xml:space="preserve"> and may vary across countries and acquisition campaigns.</w:t>
      </w:r>
    </w:p>
    <w:p w14:paraId="22DB1E9A" w14:textId="77777777" w:rsidR="00365949" w:rsidRDefault="00365949" w:rsidP="003E1298">
      <w:pPr>
        <w:pStyle w:val="NormaleWeb"/>
        <w:numPr>
          <w:ilvl w:val="0"/>
          <w:numId w:val="1"/>
        </w:numPr>
      </w:pPr>
      <w:r>
        <w:rPr>
          <w:rStyle w:val="Enfasigrassetto"/>
        </w:rPr>
        <w:t>Standard reference format</w:t>
      </w:r>
      <w:r>
        <w:br/>
        <w:t xml:space="preserve">Adoption of </w:t>
      </w:r>
      <w:proofErr w:type="spellStart"/>
      <w:r>
        <w:t>GeoTIFF</w:t>
      </w:r>
      <w:proofErr w:type="spellEnd"/>
      <w:r>
        <w:t xml:space="preserve"> (</w:t>
      </w:r>
      <w:r>
        <w:rPr>
          <w:rStyle w:val="CodiceHTML"/>
          <w:rFonts w:eastAsiaTheme="majorEastAsia"/>
        </w:rPr>
        <w:t>.</w:t>
      </w:r>
      <w:proofErr w:type="spellStart"/>
      <w:r>
        <w:rPr>
          <w:rStyle w:val="CodiceHTML"/>
          <w:rFonts w:eastAsiaTheme="majorEastAsia"/>
        </w:rPr>
        <w:t>tif</w:t>
      </w:r>
      <w:proofErr w:type="spellEnd"/>
      <w:r>
        <w:t>) as the common reference format for harmonising input data.</w:t>
      </w:r>
    </w:p>
    <w:p w14:paraId="4B31CE3E" w14:textId="77777777" w:rsidR="00365949" w:rsidRDefault="00365949" w:rsidP="003E1298">
      <w:pPr>
        <w:pStyle w:val="NormaleWeb"/>
        <w:numPr>
          <w:ilvl w:val="0"/>
          <w:numId w:val="1"/>
        </w:numPr>
      </w:pPr>
      <w:r>
        <w:rPr>
          <w:rStyle w:val="Enfasigrassetto"/>
        </w:rPr>
        <w:t>Cloud-based and scalable architecture</w:t>
      </w:r>
      <w:r>
        <w:br/>
        <w:t>Execution in a cloud environment, with support for scalable computation and storage through S3-compatible object storage.</w:t>
      </w:r>
      <w:ins w:id="0" w:author="Jolien Cremers" w:date="2026-01-20T10:07:00Z">
        <w:r w:rsidR="00B0254B">
          <w:t xml:space="preserve"> Storage and computational resources are decoupled.</w:t>
        </w:r>
      </w:ins>
    </w:p>
    <w:p w14:paraId="50C1ECC3" w14:textId="77777777" w:rsidR="00365949" w:rsidRDefault="00365949" w:rsidP="003E1298">
      <w:pPr>
        <w:pStyle w:val="NormaleWeb"/>
        <w:numPr>
          <w:ilvl w:val="0"/>
          <w:numId w:val="1"/>
        </w:numPr>
      </w:pPr>
      <w:r>
        <w:rPr>
          <w:rStyle w:val="Enfasigrassetto"/>
        </w:rPr>
        <w:t>FLAIR-based pipeline</w:t>
      </w:r>
      <w:r>
        <w:br/>
        <w:t xml:space="preserve">Use of the FLAIR software for producing high-resolution land cover classifications from </w:t>
      </w:r>
      <w:proofErr w:type="spellStart"/>
      <w:proofErr w:type="gramStart"/>
      <w:r>
        <w:t>orthophoto</w:t>
      </w:r>
      <w:proofErr w:type="spellEnd"/>
      <w:proofErr w:type="gramEnd"/>
      <w:r>
        <w:t xml:space="preserve"> imagery.</w:t>
      </w:r>
    </w:p>
    <w:p w14:paraId="3AA4DAE5" w14:textId="77777777" w:rsidR="00365949" w:rsidRDefault="00365949" w:rsidP="003E1298">
      <w:pPr>
        <w:pStyle w:val="NormaleWeb"/>
        <w:numPr>
          <w:ilvl w:val="0"/>
          <w:numId w:val="1"/>
        </w:numPr>
      </w:pPr>
      <w:r>
        <w:rPr>
          <w:rStyle w:val="Enfasigrassetto"/>
        </w:rPr>
        <w:t>Modular structure</w:t>
      </w:r>
      <w:r>
        <w:br/>
        <w:t xml:space="preserve">Clear separation between </w:t>
      </w:r>
      <w:proofErr w:type="spellStart"/>
      <w:r>
        <w:t>preprocessing</w:t>
      </w:r>
      <w:proofErr w:type="spellEnd"/>
      <w:r>
        <w:t>, inference, and post-processing phases, supporting flexibility and reuse.</w:t>
      </w:r>
    </w:p>
    <w:p w14:paraId="616E45CD" w14:textId="01F112BF" w:rsidR="00365949" w:rsidRDefault="00365949" w:rsidP="003E1298">
      <w:pPr>
        <w:pStyle w:val="NormaleWeb"/>
        <w:numPr>
          <w:ilvl w:val="0"/>
          <w:numId w:val="1"/>
        </w:numPr>
      </w:pPr>
      <w:r w:rsidRPr="5F89189B">
        <w:rPr>
          <w:rStyle w:val="Enfasigrassetto"/>
        </w:rPr>
        <w:t>Optional vectorisation</w:t>
      </w:r>
      <w:ins w:id="1" w:author="Anatol Garioud" w:date="2026-01-20T11:10:00Z">
        <w:r w:rsidR="629236DC" w:rsidRPr="5F89189B">
          <w:rPr>
            <w:rStyle w:val="Enfasigrassetto"/>
          </w:rPr>
          <w:t>’</w:t>
        </w:r>
      </w:ins>
      <w:r>
        <w:br/>
        <w:t>Possibility to generate vector outputs in addition to raster classification maps.</w:t>
      </w:r>
    </w:p>
    <w:p w14:paraId="5E78B5AB" w14:textId="77777777" w:rsidR="00365949" w:rsidRDefault="00365949" w:rsidP="003E1298">
      <w:pPr>
        <w:pStyle w:val="NormaleWeb"/>
        <w:numPr>
          <w:ilvl w:val="0"/>
          <w:numId w:val="1"/>
        </w:numPr>
      </w:pPr>
      <w:r>
        <w:rPr>
          <w:rStyle w:val="Enfasigrassetto"/>
        </w:rPr>
        <w:t>Standardised quality control</w:t>
      </w:r>
      <w:r>
        <w:br/>
        <w:t>Adoption of a common quality assurance (QA) framework across participating countries.</w:t>
      </w:r>
    </w:p>
    <w:p w14:paraId="57DE460C" w14:textId="77777777" w:rsidR="00365949" w:rsidRDefault="00365949" w:rsidP="003E1298">
      <w:pPr>
        <w:pStyle w:val="NormaleWeb"/>
        <w:numPr>
          <w:ilvl w:val="0"/>
          <w:numId w:val="1"/>
        </w:numPr>
      </w:pPr>
      <w:r>
        <w:rPr>
          <w:rStyle w:val="Enfasigrassetto"/>
        </w:rPr>
        <w:t>Statistical validation</w:t>
      </w:r>
      <w:r>
        <w:br/>
        <w:t>Comparison of results with reference data or ground truth, including validation against official statistics (e.g. LUCAS).</w:t>
      </w:r>
    </w:p>
    <w:p w14:paraId="05322DE7" w14:textId="77777777" w:rsidR="00365949" w:rsidRDefault="00365949" w:rsidP="003E1298">
      <w:pPr>
        <w:pStyle w:val="NormaleWeb"/>
        <w:numPr>
          <w:ilvl w:val="0"/>
          <w:numId w:val="1"/>
        </w:numPr>
      </w:pPr>
      <w:r>
        <w:rPr>
          <w:rStyle w:val="Enfasigrassetto"/>
        </w:rPr>
        <w:t>Reusability and reproducibility</w:t>
      </w:r>
      <w:r>
        <w:br/>
      </w:r>
      <w:proofErr w:type="gramStart"/>
      <w:r>
        <w:t>An</w:t>
      </w:r>
      <w:proofErr w:type="gramEnd"/>
      <w:r>
        <w:t xml:space="preserve"> open-source pipeline, fully documented and reusable across different national and regional contexts.</w:t>
      </w:r>
    </w:p>
    <w:p w14:paraId="7117ADD6" w14:textId="77777777" w:rsidR="00365949" w:rsidRDefault="00E429C4" w:rsidP="00365949">
      <w:r>
        <w:pict w14:anchorId="7659DF22">
          <v:rect id="_x0000_i1025" style="width:0;height:1.5pt" o:hralign="center" o:hrstd="t" o:hr="t" fillcolor="#a0a0a0" stroked="f"/>
        </w:pict>
      </w:r>
    </w:p>
    <w:p w14:paraId="3474F06A" w14:textId="77777777" w:rsidR="00365949" w:rsidRDefault="00365949" w:rsidP="00365949">
      <w:pPr>
        <w:pStyle w:val="Titolo2"/>
      </w:pPr>
      <w:r>
        <w:t>Dual deployment modes of the pipeline</w:t>
      </w:r>
    </w:p>
    <w:p w14:paraId="0537EE26" w14:textId="77777777" w:rsidR="00365949" w:rsidRDefault="00365949" w:rsidP="00365949">
      <w:pPr>
        <w:pStyle w:val="NormaleWeb"/>
      </w:pPr>
      <w:r>
        <w:t xml:space="preserve">The architecture </w:t>
      </w:r>
      <w:proofErr w:type="gramStart"/>
      <w:r>
        <w:t>is designed</w:t>
      </w:r>
      <w:proofErr w:type="gramEnd"/>
      <w:r>
        <w:t xml:space="preserve"> from the outset to be flexible with respect to the underlying infrastructure, in order to accommodate the different capacities and constraints of participating countries.</w:t>
      </w:r>
    </w:p>
    <w:p w14:paraId="4DB7E0E6" w14:textId="77777777" w:rsidR="00365949" w:rsidRDefault="00365949" w:rsidP="00365949">
      <w:pPr>
        <w:pStyle w:val="NormaleWeb"/>
      </w:pPr>
      <w:commentRangeStart w:id="2"/>
      <w:commentRangeStart w:id="3"/>
      <w:r>
        <w:t xml:space="preserve">Rather than enforcing a single deployment model, the pipeline supports </w:t>
      </w:r>
      <w:r>
        <w:rPr>
          <w:rStyle w:val="Enfasigrassetto"/>
        </w:rPr>
        <w:t>two complementary operational modes</w:t>
      </w:r>
      <w:r>
        <w:t>.</w:t>
      </w:r>
    </w:p>
    <w:p w14:paraId="223BC121" w14:textId="77777777" w:rsidR="00365949" w:rsidRDefault="00E429C4" w:rsidP="00365949">
      <w:r>
        <w:pict w14:anchorId="70D2169B">
          <v:rect id="_x0000_i1026" style="width:0;height:1.5pt" o:hralign="center" o:hrstd="t" o:hr="t" fillcolor="#a0a0a0" stroked="f"/>
        </w:pict>
      </w:r>
      <w:commentRangeEnd w:id="2"/>
      <w:r w:rsidR="00B0254B">
        <w:rPr>
          <w:rStyle w:val="Rimandocommento"/>
        </w:rPr>
        <w:commentReference w:id="2"/>
      </w:r>
      <w:commentRangeEnd w:id="3"/>
      <w:r w:rsidR="00A57FBC">
        <w:rPr>
          <w:rStyle w:val="Rimandocommento"/>
        </w:rPr>
        <w:commentReference w:id="3"/>
      </w:r>
    </w:p>
    <w:p w14:paraId="696CE634" w14:textId="0EA0B3F7" w:rsidR="00365949" w:rsidRDefault="00365949" w:rsidP="00365949">
      <w:pPr>
        <w:pStyle w:val="Titolo3"/>
      </w:pPr>
      <w:r>
        <w:t>1️</w:t>
      </w:r>
      <w:r w:rsidRPr="5F89189B">
        <w:rPr>
          <w:rFonts w:ascii="Tahoma" w:hAnsi="Tahoma" w:cs="Tahoma"/>
        </w:rPr>
        <w:t xml:space="preserve"> </w:t>
      </w:r>
      <w:r>
        <w:t>Execution on national</w:t>
      </w:r>
      <w:del w:id="4" w:author="Fabrizio De Fausti" w:date="2026-01-23T15:44:00Z">
        <w:r w:rsidDel="00A57FBC">
          <w:delText xml:space="preserve"> </w:delText>
        </w:r>
      </w:del>
      <w:ins w:id="5" w:author="Jolien Cremers" w:date="2026-01-20T09:59:00Z">
        <w:del w:id="6" w:author="Fabrizio De Fausti" w:date="2026-01-23T15:44:00Z">
          <w:r w:rsidR="00B0254B" w:rsidDel="00A57FBC">
            <w:delText>(</w:delText>
          </w:r>
        </w:del>
      </w:ins>
      <w:commentRangeStart w:id="7"/>
      <w:commentRangeStart w:id="8"/>
      <w:commentRangeStart w:id="9"/>
      <w:del w:id="10" w:author="Fabrizio De Fausti" w:date="2026-01-23T15:44:00Z">
        <w:r w:rsidDel="00A57FBC">
          <w:delText>cloud</w:delText>
        </w:r>
      </w:del>
      <w:ins w:id="11" w:author="Jolien Cremers" w:date="2026-01-20T09:59:00Z">
        <w:del w:id="12" w:author="Fabrizio De Fausti" w:date="2026-01-23T15:44:00Z">
          <w:r w:rsidR="00B0254B" w:rsidDel="00A57FBC">
            <w:delText>)</w:delText>
          </w:r>
        </w:del>
      </w:ins>
      <w:del w:id="13" w:author="Fabrizio De Fausti" w:date="2026-01-23T15:44:00Z">
        <w:r w:rsidDel="00A57FBC">
          <w:delText xml:space="preserve"> </w:delText>
        </w:r>
      </w:del>
      <w:commentRangeEnd w:id="7"/>
      <w:r>
        <w:commentReference w:id="7"/>
      </w:r>
      <w:commentRangeEnd w:id="8"/>
      <w:ins w:id="14" w:author="Fabrizio De Fausti" w:date="2026-01-23T15:43:00Z">
        <w:r w:rsidR="00A57FBC">
          <w:t xml:space="preserve"> </w:t>
        </w:r>
      </w:ins>
      <w:r>
        <w:commentReference w:id="8"/>
      </w:r>
      <w:commentRangeEnd w:id="9"/>
      <w:r w:rsidR="00A57FBC">
        <w:rPr>
          <w:rStyle w:val="Rimandocommento"/>
          <w:rFonts w:asciiTheme="minorHAnsi" w:eastAsiaTheme="minorHAnsi" w:hAnsiTheme="minorHAnsi" w:cstheme="minorBidi"/>
          <w:color w:val="auto"/>
        </w:rPr>
        <w:commentReference w:id="9"/>
      </w:r>
      <w:r>
        <w:t>infrastructure</w:t>
      </w:r>
    </w:p>
    <w:p w14:paraId="11C84338" w14:textId="77777777" w:rsidR="00365949" w:rsidRPr="00A57FBC" w:rsidRDefault="00365949" w:rsidP="00365949">
      <w:pPr>
        <w:pStyle w:val="NormaleWeb"/>
      </w:pPr>
      <w:r>
        <w:t>In this mode:</w:t>
      </w:r>
    </w:p>
    <w:p w14:paraId="4AC76527" w14:textId="3EB9272E" w:rsidR="00365949" w:rsidRDefault="00A57FBC" w:rsidP="00A57FBC">
      <w:pPr>
        <w:pStyle w:val="NormaleWeb"/>
        <w:numPr>
          <w:ilvl w:val="0"/>
          <w:numId w:val="2"/>
        </w:numPr>
      </w:pPr>
      <w:ins w:id="15" w:author="Fabrizio De Fausti" w:date="2026-01-23T15:44:00Z">
        <w:r w:rsidRPr="00A57FBC">
          <w:lastRenderedPageBreak/>
          <w:t>each country can install and execute the pipeline on its own infrastructure, whether based on public cloud, private cloud, or in-house resources, provided that S3-compati</w:t>
        </w:r>
        <w:r>
          <w:t>ble object storage is available</w:t>
        </w:r>
      </w:ins>
      <w:del w:id="16" w:author="Fabrizio De Fausti" w:date="2026-01-23T15:45:00Z">
        <w:r w:rsidR="00365949" w:rsidDel="00A57FBC">
          <w:delText xml:space="preserve">each country can install and execute the pipeline on its own </w:delText>
        </w:r>
        <w:commentRangeStart w:id="17"/>
        <w:r w:rsidR="00365949" w:rsidDel="00A57FBC">
          <w:delText xml:space="preserve">cloud </w:delText>
        </w:r>
        <w:commentRangeEnd w:id="17"/>
        <w:r w:rsidR="00365949" w:rsidDel="00A57FBC">
          <w:commentReference w:id="17"/>
        </w:r>
        <w:r w:rsidR="00365949" w:rsidDel="00A57FBC">
          <w:delText>infrastructure, whether public or private</w:delText>
        </w:r>
      </w:del>
      <w:r w:rsidR="00365949">
        <w:t>;</w:t>
      </w:r>
    </w:p>
    <w:p w14:paraId="5E8070A4" w14:textId="77777777" w:rsidR="00365949" w:rsidRDefault="00365949" w:rsidP="003E1298">
      <w:pPr>
        <w:pStyle w:val="NormaleWeb"/>
        <w:numPr>
          <w:ilvl w:val="0"/>
          <w:numId w:val="2"/>
        </w:numPr>
      </w:pPr>
      <w:r>
        <w:t>the country retains full control over:</w:t>
      </w:r>
    </w:p>
    <w:p w14:paraId="006E3DDE" w14:textId="77777777" w:rsidR="00365949" w:rsidRDefault="00365949" w:rsidP="003E1298">
      <w:pPr>
        <w:pStyle w:val="NormaleWeb"/>
        <w:numPr>
          <w:ilvl w:val="1"/>
          <w:numId w:val="2"/>
        </w:numPr>
      </w:pPr>
      <w:r>
        <w:t>computational resources,</w:t>
      </w:r>
    </w:p>
    <w:p w14:paraId="20480B8C" w14:textId="77777777" w:rsidR="00365949" w:rsidRDefault="00365949" w:rsidP="003E1298">
      <w:pPr>
        <w:pStyle w:val="NormaleWeb"/>
        <w:numPr>
          <w:ilvl w:val="1"/>
          <w:numId w:val="2"/>
        </w:numPr>
      </w:pPr>
      <w:r>
        <w:t>data,</w:t>
      </w:r>
    </w:p>
    <w:p w14:paraId="06EFBF8C" w14:textId="77777777" w:rsidR="00365949" w:rsidRDefault="00365949" w:rsidP="003E1298">
      <w:pPr>
        <w:pStyle w:val="NormaleWeb"/>
        <w:numPr>
          <w:ilvl w:val="1"/>
          <w:numId w:val="2"/>
        </w:numPr>
      </w:pPr>
      <w:r>
        <w:t>environment configuration;</w:t>
      </w:r>
    </w:p>
    <w:p w14:paraId="369419FD" w14:textId="77777777" w:rsidR="00365949" w:rsidRDefault="00365949" w:rsidP="003E1298">
      <w:pPr>
        <w:pStyle w:val="NormaleWeb"/>
        <w:numPr>
          <w:ilvl w:val="0"/>
          <w:numId w:val="2"/>
        </w:numPr>
      </w:pPr>
      <w:proofErr w:type="gramStart"/>
      <w:r>
        <w:t>the</w:t>
      </w:r>
      <w:proofErr w:type="gramEnd"/>
      <w:r>
        <w:t xml:space="preserve"> pipeline is used as open-source software, following the same input/output conventions and the same execution workflow.</w:t>
      </w:r>
    </w:p>
    <w:p w14:paraId="6AB5E2F9" w14:textId="77777777" w:rsidR="00365949" w:rsidRDefault="00365949" w:rsidP="00365949">
      <w:pPr>
        <w:pStyle w:val="NormaleWeb"/>
      </w:pPr>
      <w:r>
        <w:t>This mode is particularly suitable for countries that:</w:t>
      </w:r>
    </w:p>
    <w:p w14:paraId="5ED16DBB" w14:textId="77777777" w:rsidR="00365949" w:rsidRDefault="00365949" w:rsidP="003E1298">
      <w:pPr>
        <w:pStyle w:val="NormaleWeb"/>
        <w:numPr>
          <w:ilvl w:val="0"/>
          <w:numId w:val="3"/>
        </w:numPr>
      </w:pPr>
      <w:r>
        <w:t xml:space="preserve">operate mature </w:t>
      </w:r>
      <w:ins w:id="18" w:author="Jolien Cremers" w:date="2026-01-20T09:59:00Z">
        <w:r w:rsidR="00B0254B">
          <w:t>(</w:t>
        </w:r>
      </w:ins>
      <w:r>
        <w:t>cloud</w:t>
      </w:r>
      <w:ins w:id="19" w:author="Jolien Cremers" w:date="2026-01-20T09:59:00Z">
        <w:r w:rsidR="00B0254B">
          <w:t>)</w:t>
        </w:r>
      </w:ins>
      <w:r>
        <w:t xml:space="preserve"> infrastructures,</w:t>
      </w:r>
    </w:p>
    <w:p w14:paraId="236B81C4" w14:textId="77777777" w:rsidR="00365949" w:rsidRDefault="00365949" w:rsidP="003E1298">
      <w:pPr>
        <w:pStyle w:val="NormaleWeb"/>
        <w:numPr>
          <w:ilvl w:val="0"/>
          <w:numId w:val="3"/>
        </w:numPr>
      </w:pPr>
      <w:r>
        <w:t>have strict data governance requirements,</w:t>
      </w:r>
    </w:p>
    <w:p w14:paraId="6E5E0614" w14:textId="77777777" w:rsidR="00365949" w:rsidRDefault="00365949" w:rsidP="003E1298">
      <w:pPr>
        <w:pStyle w:val="NormaleWeb"/>
        <w:numPr>
          <w:ilvl w:val="0"/>
          <w:numId w:val="3"/>
        </w:numPr>
      </w:pPr>
      <w:proofErr w:type="gramStart"/>
      <w:r>
        <w:t>prefer</w:t>
      </w:r>
      <w:proofErr w:type="gramEnd"/>
      <w:r>
        <w:t xml:space="preserve"> to keep execution fully in-house.</w:t>
      </w:r>
    </w:p>
    <w:p w14:paraId="281C3137" w14:textId="77777777" w:rsidR="00365949" w:rsidRDefault="00E429C4" w:rsidP="00365949">
      <w:r>
        <w:pict w14:anchorId="46BA30DE">
          <v:rect id="_x0000_i1027" style="width:0;height:1.5pt" o:hralign="center" o:hrstd="t" o:hr="t" fillcolor="#a0a0a0" stroked="f"/>
        </w:pict>
      </w:r>
    </w:p>
    <w:p w14:paraId="5C98DFDF" w14:textId="77777777" w:rsidR="00365949" w:rsidRDefault="00365949" w:rsidP="00365949">
      <w:pPr>
        <w:pStyle w:val="Titolo3"/>
      </w:pPr>
      <w:r>
        <w:t>2️</w:t>
      </w:r>
      <w:r>
        <w:rPr>
          <w:rFonts w:ascii="Tahoma" w:hAnsi="Tahoma" w:cs="Tahoma"/>
        </w:rPr>
        <w:t xml:space="preserve"> </w:t>
      </w:r>
      <w:r>
        <w:t>Execution in a centrally managed environment (“service-like” mode)</w:t>
      </w:r>
    </w:p>
    <w:p w14:paraId="6FD1667E" w14:textId="77777777" w:rsidR="00365949" w:rsidRDefault="00365949" w:rsidP="00365949">
      <w:pPr>
        <w:pStyle w:val="NormaleWeb"/>
      </w:pPr>
      <w:r>
        <w:t>Alternatively, the pipeline can be:</w:t>
      </w:r>
    </w:p>
    <w:p w14:paraId="4F55F2F9" w14:textId="04677003" w:rsidR="00365949" w:rsidRDefault="00365949" w:rsidP="003E1298">
      <w:pPr>
        <w:pStyle w:val="NormaleWeb"/>
        <w:numPr>
          <w:ilvl w:val="0"/>
          <w:numId w:val="4"/>
        </w:numPr>
      </w:pPr>
      <w:r>
        <w:t>deployed in a centrally managed cloud environment (</w:t>
      </w:r>
      <w:commentRangeStart w:id="20"/>
      <w:commentRangeStart w:id="21"/>
      <w:r>
        <w:t xml:space="preserve">e.g. on </w:t>
      </w:r>
      <w:proofErr w:type="spellStart"/>
      <w:r>
        <w:t>CloudFerro</w:t>
      </w:r>
      <w:proofErr w:type="spellEnd"/>
      <w:ins w:id="22" w:author="Fabrizio De Fausti" w:date="2026-01-23T15:13:00Z">
        <w:r w:rsidR="005D2F10">
          <w:t>/CDSE</w:t>
        </w:r>
      </w:ins>
      <w:r>
        <w:t>)</w:t>
      </w:r>
      <w:commentRangeEnd w:id="20"/>
      <w:r>
        <w:commentReference w:id="20"/>
      </w:r>
      <w:commentRangeEnd w:id="21"/>
      <w:r w:rsidR="00F40AA8">
        <w:rPr>
          <w:rStyle w:val="Rimandocommento"/>
          <w:rFonts w:asciiTheme="minorHAnsi" w:eastAsiaTheme="minorHAnsi" w:hAnsiTheme="minorHAnsi" w:cstheme="minorBidi"/>
          <w:lang w:eastAsia="en-US"/>
        </w:rPr>
        <w:commentReference w:id="21"/>
      </w:r>
      <w:r>
        <w:t>;</w:t>
      </w:r>
    </w:p>
    <w:p w14:paraId="2F571665" w14:textId="77777777" w:rsidR="00365949" w:rsidRDefault="00365949" w:rsidP="003E1298">
      <w:pPr>
        <w:pStyle w:val="NormaleWeb"/>
        <w:numPr>
          <w:ilvl w:val="0"/>
          <w:numId w:val="4"/>
        </w:numPr>
      </w:pPr>
      <w:proofErr w:type="gramStart"/>
      <w:r>
        <w:t>accessed</w:t>
      </w:r>
      <w:proofErr w:type="gramEnd"/>
      <w:r>
        <w:t xml:space="preserve"> by countries in a “service-like” manner, without requiring them to manage the underlying infrastructure.</w:t>
      </w:r>
    </w:p>
    <w:p w14:paraId="3B02F5A9" w14:textId="77777777" w:rsidR="00365949" w:rsidRDefault="00365949" w:rsidP="00365949">
      <w:pPr>
        <w:pStyle w:val="NormaleWeb"/>
      </w:pPr>
      <w:r>
        <w:t>In this case:</w:t>
      </w:r>
    </w:p>
    <w:p w14:paraId="7B972D7B" w14:textId="77777777" w:rsidR="00365949" w:rsidRDefault="00365949" w:rsidP="003E1298">
      <w:pPr>
        <w:pStyle w:val="NormaleWeb"/>
        <w:numPr>
          <w:ilvl w:val="0"/>
          <w:numId w:val="5"/>
        </w:numPr>
      </w:pPr>
      <w:r>
        <w:t>countries use the pipeline as an operational service, while retaining:</w:t>
      </w:r>
    </w:p>
    <w:p w14:paraId="71B8C6C2" w14:textId="77777777" w:rsidR="00365949" w:rsidRDefault="00365949" w:rsidP="003E1298">
      <w:pPr>
        <w:pStyle w:val="NormaleWeb"/>
        <w:numPr>
          <w:ilvl w:val="1"/>
          <w:numId w:val="5"/>
        </w:numPr>
      </w:pPr>
      <w:r>
        <w:t>control over the process (start, monitoring, download),</w:t>
      </w:r>
    </w:p>
    <w:p w14:paraId="58AE0313" w14:textId="77777777" w:rsidR="00365949" w:rsidRDefault="00365949" w:rsidP="003E1298">
      <w:pPr>
        <w:pStyle w:val="NormaleWeb"/>
        <w:numPr>
          <w:ilvl w:val="1"/>
          <w:numId w:val="5"/>
        </w:numPr>
      </w:pPr>
      <w:r>
        <w:t>responsibility for project-level configuration choices;</w:t>
      </w:r>
    </w:p>
    <w:p w14:paraId="26B8E0D2" w14:textId="77777777" w:rsidR="00365949" w:rsidRDefault="00365949" w:rsidP="003E1298">
      <w:pPr>
        <w:pStyle w:val="NormaleWeb"/>
        <w:numPr>
          <w:ilvl w:val="0"/>
          <w:numId w:val="5"/>
        </w:numPr>
      </w:pPr>
      <w:proofErr w:type="gramStart"/>
      <w:r>
        <w:t>no</w:t>
      </w:r>
      <w:proofErr w:type="gramEnd"/>
      <w:r>
        <w:t xml:space="preserve"> actual web service or API is introduced. Instead, a service-like usage model is adopted, based on:</w:t>
      </w:r>
    </w:p>
    <w:p w14:paraId="1D95A7DE" w14:textId="77777777" w:rsidR="00365949" w:rsidRDefault="00365949" w:rsidP="003E1298">
      <w:pPr>
        <w:pStyle w:val="NormaleWeb"/>
        <w:numPr>
          <w:ilvl w:val="1"/>
          <w:numId w:val="5"/>
        </w:numPr>
      </w:pPr>
      <w:r>
        <w:t>standardised conventions,</w:t>
      </w:r>
    </w:p>
    <w:p w14:paraId="11559F62" w14:textId="77777777" w:rsidR="00365949" w:rsidRDefault="00365949" w:rsidP="003E1298">
      <w:pPr>
        <w:pStyle w:val="NormaleWeb"/>
        <w:numPr>
          <w:ilvl w:val="1"/>
          <w:numId w:val="5"/>
        </w:numPr>
      </w:pPr>
      <w:r>
        <w:t>controlled access to cloud resources,</w:t>
      </w:r>
    </w:p>
    <w:p w14:paraId="1CD01AC4" w14:textId="77777777" w:rsidR="00365949" w:rsidRDefault="00365949" w:rsidP="003E1298">
      <w:pPr>
        <w:pStyle w:val="NormaleWeb"/>
        <w:numPr>
          <w:ilvl w:val="1"/>
          <w:numId w:val="5"/>
        </w:numPr>
      </w:pPr>
      <w:proofErr w:type="gramStart"/>
      <w:r>
        <w:t>interaction</w:t>
      </w:r>
      <w:proofErr w:type="gramEnd"/>
      <w:r>
        <w:t xml:space="preserve"> through command-line tools (CLI).</w:t>
      </w:r>
    </w:p>
    <w:p w14:paraId="769F9276" w14:textId="77777777" w:rsidR="00365949" w:rsidRDefault="00365949" w:rsidP="00365949">
      <w:pPr>
        <w:pStyle w:val="NormaleWeb"/>
      </w:pPr>
      <w:r>
        <w:t xml:space="preserve">This mode </w:t>
      </w:r>
      <w:proofErr w:type="gramStart"/>
      <w:r>
        <w:t>is intended</w:t>
      </w:r>
      <w:proofErr w:type="gramEnd"/>
      <w:r>
        <w:t xml:space="preserve"> for countries that:</w:t>
      </w:r>
    </w:p>
    <w:p w14:paraId="62C2C116" w14:textId="77777777" w:rsidR="00365949" w:rsidRDefault="00365949" w:rsidP="003E1298">
      <w:pPr>
        <w:pStyle w:val="NormaleWeb"/>
        <w:numPr>
          <w:ilvl w:val="0"/>
          <w:numId w:val="6"/>
        </w:numPr>
      </w:pPr>
      <w:r>
        <w:t xml:space="preserve">do not have adequate </w:t>
      </w:r>
      <w:ins w:id="23" w:author="Jolien Cremers" w:date="2026-01-20T10:00:00Z">
        <w:r w:rsidR="00B0254B">
          <w:t>(</w:t>
        </w:r>
      </w:ins>
      <w:r>
        <w:t>cloud</w:t>
      </w:r>
      <w:ins w:id="24" w:author="Jolien Cremers" w:date="2026-01-20T10:00:00Z">
        <w:r w:rsidR="00B0254B">
          <w:t>)</w:t>
        </w:r>
      </w:ins>
      <w:r>
        <w:t xml:space="preserve"> infrastructure,</w:t>
      </w:r>
    </w:p>
    <w:p w14:paraId="64764B85" w14:textId="77777777" w:rsidR="00365949" w:rsidRDefault="00365949" w:rsidP="003E1298">
      <w:pPr>
        <w:pStyle w:val="NormaleWeb"/>
        <w:numPr>
          <w:ilvl w:val="0"/>
          <w:numId w:val="6"/>
        </w:numPr>
      </w:pPr>
      <w:r>
        <w:t>wish to reduce operational overhead,</w:t>
      </w:r>
    </w:p>
    <w:p w14:paraId="293C280D" w14:textId="0905A0FB" w:rsidR="00365949" w:rsidRDefault="00365949" w:rsidP="003E1298">
      <w:pPr>
        <w:pStyle w:val="NormaleWeb"/>
        <w:numPr>
          <w:ilvl w:val="0"/>
          <w:numId w:val="6"/>
        </w:numPr>
      </w:pPr>
      <w:proofErr w:type="gramStart"/>
      <w:r>
        <w:t>want</w:t>
      </w:r>
      <w:proofErr w:type="gramEnd"/>
      <w:r>
        <w:t xml:space="preserve"> to access the pipeline quickly for pilot or production purposes.</w:t>
      </w:r>
    </w:p>
    <w:p w14:paraId="37FD6199" w14:textId="708C69B6" w:rsidR="002720D2" w:rsidRDefault="002720D2" w:rsidP="002720D2">
      <w:pPr>
        <w:pStyle w:val="NormaleWeb"/>
      </w:pPr>
      <w:ins w:id="25" w:author="Fabrizio De Fausti" w:date="2026-01-23T14:49:00Z">
        <w:r>
          <w:t xml:space="preserve">Within the AIML4OS WP7 project, the pipeline </w:t>
        </w:r>
        <w:proofErr w:type="gramStart"/>
        <w:r>
          <w:t>is deployed and operated in the centrally managed environment (mode 2)</w:t>
        </w:r>
        <w:proofErr w:type="gramEnd"/>
        <w:r>
          <w:t xml:space="preserve">. The alternative deployment mode </w:t>
        </w:r>
        <w:proofErr w:type="gramStart"/>
        <w:r>
          <w:t>is described</w:t>
        </w:r>
        <w:proofErr w:type="gramEnd"/>
        <w:r>
          <w:t xml:space="preserve"> to ensure reusability and adoption beyond the project context.</w:t>
        </w:r>
      </w:ins>
    </w:p>
    <w:p w14:paraId="03D9426F" w14:textId="77777777" w:rsidR="00365949" w:rsidRDefault="00E429C4" w:rsidP="00365949">
      <w:r>
        <w:pict w14:anchorId="6FF19886">
          <v:rect id="_x0000_i1028" style="width:0;height:1.5pt" o:hralign="center" o:hrstd="t" o:hr="t" fillcolor="#a0a0a0" stroked="f"/>
        </w:pict>
      </w:r>
    </w:p>
    <w:p w14:paraId="40D64948" w14:textId="77777777" w:rsidR="00365949" w:rsidRDefault="00365949" w:rsidP="00365949">
      <w:pPr>
        <w:pStyle w:val="Titolo2"/>
      </w:pPr>
      <w:r>
        <w:t>Key archit</w:t>
      </w:r>
      <w:bookmarkStart w:id="26" w:name="_GoBack"/>
      <w:bookmarkEnd w:id="26"/>
      <w:r>
        <w:t>ectural principle</w:t>
      </w:r>
    </w:p>
    <w:p w14:paraId="77C62865" w14:textId="77777777" w:rsidR="00365949" w:rsidRDefault="00365949" w:rsidP="00365949">
      <w:pPr>
        <w:pStyle w:val="NormaleWeb"/>
      </w:pPr>
      <w:r>
        <w:lastRenderedPageBreak/>
        <w:t>The central design principle is that:</w:t>
      </w:r>
    </w:p>
    <w:p w14:paraId="08089159" w14:textId="77777777" w:rsidR="00365949" w:rsidRDefault="00B0254B" w:rsidP="00365949">
      <w:pPr>
        <w:pStyle w:val="NormaleWeb"/>
      </w:pPr>
      <w:ins w:id="27" w:author="Jolien Cremers" w:date="2026-01-20T10:00:00Z">
        <w:r>
          <w:rPr>
            <w:rStyle w:val="Enfasigrassetto"/>
          </w:rPr>
          <w:t>T</w:t>
        </w:r>
      </w:ins>
      <w:del w:id="28" w:author="Jolien Cremers" w:date="2026-01-20T10:00:00Z">
        <w:r w:rsidR="00365949" w:rsidDel="00B0254B">
          <w:rPr>
            <w:rStyle w:val="Enfasigrassetto"/>
          </w:rPr>
          <w:delText>t</w:delText>
        </w:r>
      </w:del>
      <w:r w:rsidR="00365949">
        <w:rPr>
          <w:rStyle w:val="Enfasigrassetto"/>
        </w:rPr>
        <w:t>he pipeline workflow remains unchanged in both deployment modes</w:t>
      </w:r>
      <w:r w:rsidR="00365949">
        <w:t>.</w:t>
      </w:r>
    </w:p>
    <w:p w14:paraId="4BBCB11D" w14:textId="77777777" w:rsidR="00365949" w:rsidRDefault="00365949" w:rsidP="00365949">
      <w:pPr>
        <w:pStyle w:val="NormaleWeb"/>
      </w:pPr>
      <w:r>
        <w:t xml:space="preserve">What </w:t>
      </w:r>
      <w:proofErr w:type="gramStart"/>
      <w:r>
        <w:t>changes:</w:t>
      </w:r>
      <w:proofErr w:type="gramEnd"/>
    </w:p>
    <w:p w14:paraId="20E37EB4" w14:textId="77777777" w:rsidR="00365949" w:rsidRDefault="00365949" w:rsidP="003E1298">
      <w:pPr>
        <w:pStyle w:val="NormaleWeb"/>
        <w:numPr>
          <w:ilvl w:val="0"/>
          <w:numId w:val="7"/>
        </w:numPr>
      </w:pPr>
      <w:r>
        <w:t>who manages the infrastructure,</w:t>
      </w:r>
    </w:p>
    <w:p w14:paraId="528078B6" w14:textId="628F8B32" w:rsidR="00365949" w:rsidRDefault="00365949" w:rsidP="003E1298">
      <w:pPr>
        <w:pStyle w:val="NormaleWeb"/>
        <w:numPr>
          <w:ilvl w:val="0"/>
          <w:numId w:val="7"/>
        </w:numPr>
      </w:pPr>
      <w:proofErr w:type="gramStart"/>
      <w:r>
        <w:t>where</w:t>
      </w:r>
      <w:proofErr w:type="gramEnd"/>
      <w:r>
        <w:t xml:space="preserve"> the </w:t>
      </w:r>
      <w:ins w:id="29" w:author="Fabrizio De Fausti" w:date="2026-01-23T15:15:00Z">
        <w:r w:rsidR="005D2F10">
          <w:t>computational</w:t>
        </w:r>
      </w:ins>
      <w:commentRangeStart w:id="30"/>
      <w:del w:id="31" w:author="Fabrizio De Fausti" w:date="2026-01-23T15:15:00Z">
        <w:r w:rsidDel="005D2F10">
          <w:delText>cloud</w:delText>
        </w:r>
      </w:del>
      <w:r>
        <w:t xml:space="preserve"> </w:t>
      </w:r>
      <w:commentRangeEnd w:id="30"/>
      <w:r>
        <w:commentReference w:id="30"/>
      </w:r>
      <w:r>
        <w:t>resources are hosted.</w:t>
      </w:r>
    </w:p>
    <w:p w14:paraId="25A3B63C" w14:textId="77777777" w:rsidR="00365949" w:rsidRDefault="00365949" w:rsidP="00365949">
      <w:pPr>
        <w:pStyle w:val="NormaleWeb"/>
      </w:pPr>
      <w:r>
        <w:t xml:space="preserve">What does </w:t>
      </w:r>
      <w:r>
        <w:rPr>
          <w:rStyle w:val="Enfasigrassetto"/>
        </w:rPr>
        <w:t>not</w:t>
      </w:r>
      <w:r>
        <w:t xml:space="preserve"> </w:t>
      </w:r>
      <w:proofErr w:type="gramStart"/>
      <w:r>
        <w:t>change:</w:t>
      </w:r>
      <w:proofErr w:type="gramEnd"/>
    </w:p>
    <w:p w14:paraId="1492E6A7" w14:textId="77777777" w:rsidR="00365949" w:rsidRDefault="00365949" w:rsidP="003E1298">
      <w:pPr>
        <w:pStyle w:val="NormaleWeb"/>
        <w:numPr>
          <w:ilvl w:val="0"/>
          <w:numId w:val="8"/>
        </w:numPr>
      </w:pPr>
      <w:r>
        <w:t>the structure of the pipeline,</w:t>
      </w:r>
    </w:p>
    <w:p w14:paraId="62A759C0" w14:textId="77777777" w:rsidR="00365949" w:rsidRDefault="00365949" w:rsidP="003E1298">
      <w:pPr>
        <w:pStyle w:val="NormaleWeb"/>
        <w:numPr>
          <w:ilvl w:val="0"/>
          <w:numId w:val="8"/>
        </w:numPr>
      </w:pPr>
      <w:r>
        <w:t>the execution model,</w:t>
      </w:r>
    </w:p>
    <w:p w14:paraId="492B06B9" w14:textId="77777777" w:rsidR="00365949" w:rsidRDefault="00365949" w:rsidP="003E1298">
      <w:pPr>
        <w:pStyle w:val="NormaleWeb"/>
        <w:numPr>
          <w:ilvl w:val="0"/>
          <w:numId w:val="8"/>
        </w:numPr>
      </w:pPr>
      <w:r>
        <w:t>input/output conventions,</w:t>
      </w:r>
    </w:p>
    <w:p w14:paraId="12ADB73C" w14:textId="77777777" w:rsidR="00365949" w:rsidRDefault="00365949" w:rsidP="003E1298">
      <w:pPr>
        <w:pStyle w:val="NormaleWeb"/>
        <w:numPr>
          <w:ilvl w:val="0"/>
          <w:numId w:val="8"/>
        </w:numPr>
      </w:pPr>
      <w:proofErr w:type="gramStart"/>
      <w:r>
        <w:t>monitoring</w:t>
      </w:r>
      <w:proofErr w:type="gramEnd"/>
      <w:r>
        <w:t xml:space="preserve"> and validation procedures.</w:t>
      </w:r>
    </w:p>
    <w:p w14:paraId="2D5B2BF9" w14:textId="77777777" w:rsidR="00365949" w:rsidRDefault="00365949" w:rsidP="00365949">
      <w:pPr>
        <w:pStyle w:val="NormaleWeb"/>
      </w:pPr>
      <w:r>
        <w:t>This approach ensures:</w:t>
      </w:r>
    </w:p>
    <w:p w14:paraId="1DB2CB9F" w14:textId="77777777" w:rsidR="00365949" w:rsidRDefault="00365949" w:rsidP="003E1298">
      <w:pPr>
        <w:pStyle w:val="NormaleWeb"/>
        <w:numPr>
          <w:ilvl w:val="0"/>
          <w:numId w:val="9"/>
        </w:numPr>
      </w:pPr>
      <w:r>
        <w:t>methodological consistency,</w:t>
      </w:r>
    </w:p>
    <w:p w14:paraId="6F3A5645" w14:textId="77777777" w:rsidR="00365949" w:rsidRDefault="00365949" w:rsidP="003E1298">
      <w:pPr>
        <w:pStyle w:val="NormaleWeb"/>
        <w:numPr>
          <w:ilvl w:val="0"/>
          <w:numId w:val="9"/>
        </w:numPr>
      </w:pPr>
      <w:r>
        <w:t>comparability of results,</w:t>
      </w:r>
    </w:p>
    <w:p w14:paraId="2C0C8828" w14:textId="77777777" w:rsidR="00365949" w:rsidRDefault="00365949" w:rsidP="003E1298">
      <w:pPr>
        <w:pStyle w:val="NormaleWeb"/>
        <w:numPr>
          <w:ilvl w:val="0"/>
          <w:numId w:val="9"/>
        </w:numPr>
      </w:pPr>
      <w:r>
        <w:t>code reusability,</w:t>
      </w:r>
    </w:p>
    <w:p w14:paraId="77D0405E" w14:textId="77777777" w:rsidR="00365949" w:rsidRDefault="00365949" w:rsidP="003E1298">
      <w:pPr>
        <w:pStyle w:val="NormaleWeb"/>
        <w:numPr>
          <w:ilvl w:val="0"/>
          <w:numId w:val="9"/>
        </w:numPr>
      </w:pPr>
      <w:proofErr w:type="gramStart"/>
      <w:r>
        <w:t>ease</w:t>
      </w:r>
      <w:proofErr w:type="gramEnd"/>
      <w:r>
        <w:t xml:space="preserve"> of adoption across national contexts.</w:t>
      </w:r>
    </w:p>
    <w:p w14:paraId="0B424E30" w14:textId="77777777" w:rsidR="00365949" w:rsidRDefault="00E429C4" w:rsidP="00365949">
      <w:r>
        <w:pict w14:anchorId="227551C1">
          <v:rect id="_x0000_i1029" style="width:0;height:1.5pt" o:hralign="center" o:hrstd="t" o:hr="t" fillcolor="#a0a0a0" stroked="f"/>
        </w:pict>
      </w:r>
    </w:p>
    <w:p w14:paraId="09BE3A9E" w14:textId="77777777" w:rsidR="00365949" w:rsidRDefault="00365949" w:rsidP="00365949">
      <w:pPr>
        <w:pStyle w:val="Titolo2"/>
      </w:pPr>
      <w:commentRangeStart w:id="32"/>
      <w:r>
        <w:t>Cloud-based architecture and storage strategy</w:t>
      </w:r>
      <w:ins w:id="33" w:author="Jolien Cremers" w:date="2026-01-20T10:06:00Z">
        <w:r w:rsidR="00B0254B">
          <w:t xml:space="preserve"> (deployment mode 2)</w:t>
        </w:r>
      </w:ins>
      <w:commentRangeEnd w:id="32"/>
      <w:ins w:id="34" w:author="Jolien Cremers" w:date="2026-01-20T10:09:00Z">
        <w:r w:rsidR="00B0254B">
          <w:rPr>
            <w:rStyle w:val="Rimandocommento"/>
            <w:rFonts w:asciiTheme="minorHAnsi" w:eastAsiaTheme="minorHAnsi" w:hAnsiTheme="minorHAnsi" w:cstheme="minorBidi"/>
            <w:b w:val="0"/>
            <w:bCs w:val="0"/>
            <w:lang w:eastAsia="en-US"/>
          </w:rPr>
          <w:commentReference w:id="32"/>
        </w:r>
      </w:ins>
    </w:p>
    <w:p w14:paraId="61DB7532" w14:textId="77777777" w:rsidR="00365949" w:rsidRDefault="00365949" w:rsidP="00365949">
      <w:pPr>
        <w:pStyle w:val="NormaleWeb"/>
      </w:pPr>
      <w:r>
        <w:t xml:space="preserve">The pipeline follows a modular, cloud-oriented architecture in which </w:t>
      </w:r>
      <w:r>
        <w:rPr>
          <w:rStyle w:val="Enfasigrassetto"/>
        </w:rPr>
        <w:t>storage and computational resources are fully decoupled</w:t>
      </w:r>
      <w:r>
        <w:t>.</w:t>
      </w:r>
      <w:ins w:id="35" w:author="Jolien Cremers" w:date="2026-01-20T10:10:00Z">
        <w:r w:rsidR="00B0254B">
          <w:t xml:space="preserve"> The description below is specific to the implementation in the AIML4OS WP7 land cover project.</w:t>
        </w:r>
      </w:ins>
    </w:p>
    <w:p w14:paraId="3B2BE90A" w14:textId="77777777" w:rsidR="00365949" w:rsidRDefault="00365949" w:rsidP="00365949">
      <w:pPr>
        <w:pStyle w:val="NormaleWeb"/>
      </w:pPr>
      <w:proofErr w:type="spellStart"/>
      <w:r>
        <w:t>Preprocessing</w:t>
      </w:r>
      <w:proofErr w:type="spellEnd"/>
      <w:r>
        <w:t xml:space="preserve"> activities </w:t>
      </w:r>
      <w:proofErr w:type="gramStart"/>
      <w:r>
        <w:t>are executed</w:t>
      </w:r>
      <w:proofErr w:type="gramEnd"/>
      <w:r>
        <w:t xml:space="preserve"> locally. During this phase, heterogeneous national inputs (</w:t>
      </w:r>
      <w:proofErr w:type="spellStart"/>
      <w:r>
        <w:t>orthophotos</w:t>
      </w:r>
      <w:proofErr w:type="spellEnd"/>
      <w:r>
        <w:t xml:space="preserve">) are harmonised and, where necessary, converted into a common </w:t>
      </w:r>
      <w:proofErr w:type="spellStart"/>
      <w:r>
        <w:t>GeoTIFF</w:t>
      </w:r>
      <w:proofErr w:type="spellEnd"/>
      <w:r>
        <w:t xml:space="preserve"> format. The prepared datasets </w:t>
      </w:r>
      <w:proofErr w:type="gramStart"/>
      <w:r>
        <w:t>are then uploaded</w:t>
      </w:r>
      <w:proofErr w:type="gramEnd"/>
      <w:r>
        <w:t xml:space="preserve"> to an S3-compatible object storage, which acts as the integration layer between local processing and cloud-based inference.</w:t>
      </w:r>
    </w:p>
    <w:p w14:paraId="1E97F15D" w14:textId="77777777" w:rsidR="00365949" w:rsidRDefault="00365949" w:rsidP="00365949">
      <w:pPr>
        <w:pStyle w:val="NormaleWeb"/>
      </w:pPr>
      <w:r>
        <w:t xml:space="preserve">Model inference </w:t>
      </w:r>
      <w:proofErr w:type="gramStart"/>
      <w:r>
        <w:t>is executed</w:t>
      </w:r>
      <w:proofErr w:type="gramEnd"/>
      <w:r>
        <w:t xml:space="preserve"> on GPU-enabled virtual machines deployed on </w:t>
      </w:r>
      <w:proofErr w:type="spellStart"/>
      <w:r>
        <w:t>CloudFerro</w:t>
      </w:r>
      <w:proofErr w:type="spellEnd"/>
      <w:r>
        <w:t xml:space="preserve"> infrastructure. The pipeline processes input data stored in object storage in a tile-based manner, with internal windowing handled by the FLAIR software, ensuring scalability and computational efficiency. The resulting high-resolution land cover maps are written back to object storage.</w:t>
      </w:r>
    </w:p>
    <w:p w14:paraId="46133043" w14:textId="77777777" w:rsidR="00365949" w:rsidRDefault="00365949" w:rsidP="00365949">
      <w:pPr>
        <w:pStyle w:val="NormaleWeb"/>
      </w:pPr>
      <w:r>
        <w:t xml:space="preserve">The use of S3-compatible object storage ensures robustness, persistence, and interoperability across countries, enabling fault tolerance and reproducibility of results. Storage and compute resources </w:t>
      </w:r>
      <w:proofErr w:type="gramStart"/>
      <w:r>
        <w:t>can be scaled</w:t>
      </w:r>
      <w:proofErr w:type="gramEnd"/>
      <w:r>
        <w:t xml:space="preserve"> independently, allowing GPUs to be allocated only when required and optimising computational costs. Access to object storage </w:t>
      </w:r>
      <w:proofErr w:type="gramStart"/>
      <w:r>
        <w:t>is managed</w:t>
      </w:r>
      <w:proofErr w:type="gramEnd"/>
      <w:r>
        <w:t xml:space="preserve"> via environment-based credentials, in line with security best practices and without embedding sensitive information in configuration files.</w:t>
      </w:r>
    </w:p>
    <w:p w14:paraId="692F4C02" w14:textId="77777777" w:rsidR="00365949" w:rsidRDefault="00365949" w:rsidP="00365949">
      <w:pPr>
        <w:pStyle w:val="NormaleWeb"/>
      </w:pPr>
      <w:r>
        <w:t xml:space="preserve">Optional post-processing steps, such as vectorisation of raster outputs and quality control procedures, are integrated downstream of the inference phase. These components operate on outputs </w:t>
      </w:r>
      <w:r>
        <w:lastRenderedPageBreak/>
        <w:t>stored in object storage and support the production of statistical indicators, validation metrics, and data visualisation products.</w:t>
      </w:r>
    </w:p>
    <w:p w14:paraId="5683E87A" w14:textId="77777777" w:rsidR="00365949" w:rsidDel="00B0254B" w:rsidRDefault="00365949" w:rsidP="00365949">
      <w:pPr>
        <w:pStyle w:val="NormaleWeb"/>
        <w:rPr>
          <w:del w:id="36" w:author="Jolien Cremers" w:date="2026-01-20T10:05:00Z"/>
        </w:rPr>
      </w:pPr>
      <w:del w:id="37" w:author="Jolien Cremers" w:date="2026-01-20T10:05:00Z">
        <w:r w:rsidDel="00B0254B">
          <w:delText>Overall, the pipeline provides a cloud-based, open-source, and reusable framework for producing high-resolution land cover base maps suitable for integration into official statistical workflows.</w:delText>
        </w:r>
      </w:del>
    </w:p>
    <w:p w14:paraId="1D7A84E9" w14:textId="77777777" w:rsidR="00365949" w:rsidRDefault="00E429C4" w:rsidP="00365949">
      <w:r>
        <w:pict w14:anchorId="09CE235F">
          <v:rect id="_x0000_i1030" style="width:0;height:1.5pt" o:hralign="center" o:hrstd="t" o:hr="t" fillcolor="#a0a0a0" stroked="f"/>
        </w:pict>
      </w:r>
    </w:p>
    <w:p w14:paraId="0049AA67" w14:textId="77777777" w:rsidR="00365949" w:rsidRDefault="00365949" w:rsidP="00365949">
      <w:pPr>
        <w:pStyle w:val="Titolo2"/>
      </w:pPr>
      <w:r>
        <w:t>Pipeline processing flow</w:t>
      </w:r>
    </w:p>
    <w:p w14:paraId="251AD709" w14:textId="77777777" w:rsidR="00365949" w:rsidRDefault="00365949" w:rsidP="00365949">
      <w:pPr>
        <w:pStyle w:val="PreformattatoHTML"/>
        <w:rPr>
          <w:rStyle w:val="CodiceHTML"/>
          <w:rFonts w:eastAsiaTheme="majorEastAsia"/>
        </w:rPr>
      </w:pPr>
      <w:proofErr w:type="gramStart"/>
      <w:r>
        <w:rPr>
          <w:rStyle w:val="hljs-selector-attr"/>
        </w:rPr>
        <w:t>[ Master</w:t>
      </w:r>
      <w:proofErr w:type="gramEnd"/>
      <w:r>
        <w:rPr>
          <w:rStyle w:val="hljs-selector-attr"/>
        </w:rPr>
        <w:t xml:space="preserve"> YAML ]</w:t>
      </w:r>
    </w:p>
    <w:p w14:paraId="11B82ECB" w14:textId="77777777" w:rsidR="00365949" w:rsidRDefault="00365949" w:rsidP="00365949">
      <w:pPr>
        <w:pStyle w:val="PreformattatoHTML"/>
        <w:rPr>
          <w:rStyle w:val="CodiceHTML"/>
          <w:rFonts w:eastAsiaTheme="majorEastAsia"/>
        </w:rPr>
      </w:pPr>
      <w:r>
        <w:rPr>
          <w:rStyle w:val="CodiceHTML"/>
          <w:rFonts w:eastAsiaTheme="majorEastAsia"/>
        </w:rPr>
        <w:t xml:space="preserve">       ↓</w:t>
      </w:r>
    </w:p>
    <w:p w14:paraId="61E7DE49" w14:textId="77777777" w:rsidR="00365949" w:rsidRDefault="00365949" w:rsidP="00365949">
      <w:pPr>
        <w:pStyle w:val="PreformattatoHTML"/>
        <w:rPr>
          <w:rStyle w:val="CodiceHTML"/>
          <w:rFonts w:eastAsiaTheme="majorEastAsia"/>
        </w:rPr>
      </w:pPr>
      <w:proofErr w:type="gramStart"/>
      <w:r>
        <w:rPr>
          <w:rStyle w:val="hljs-selector-attr"/>
        </w:rPr>
        <w:t>[ Local</w:t>
      </w:r>
      <w:proofErr w:type="gramEnd"/>
      <w:r>
        <w:rPr>
          <w:rStyle w:val="hljs-selector-attr"/>
        </w:rPr>
        <w:t xml:space="preserve"> </w:t>
      </w:r>
      <w:proofErr w:type="spellStart"/>
      <w:r>
        <w:rPr>
          <w:rStyle w:val="hljs-selector-attr"/>
        </w:rPr>
        <w:t>preprocessing</w:t>
      </w:r>
      <w:proofErr w:type="spellEnd"/>
      <w:r>
        <w:rPr>
          <w:rStyle w:val="hljs-selector-attr"/>
        </w:rPr>
        <w:t xml:space="preserve"> ]</w:t>
      </w:r>
    </w:p>
    <w:p w14:paraId="17478DBC" w14:textId="77777777" w:rsidR="00365949" w:rsidRDefault="00365949" w:rsidP="00365949">
      <w:pPr>
        <w:pStyle w:val="PreformattatoHTML"/>
        <w:rPr>
          <w:rStyle w:val="CodiceHTML"/>
          <w:rFonts w:eastAsiaTheme="majorEastAsia"/>
        </w:rPr>
      </w:pPr>
      <w:r>
        <w:rPr>
          <w:rStyle w:val="CodiceHTML"/>
          <w:rFonts w:eastAsiaTheme="majorEastAsia"/>
        </w:rPr>
        <w:t xml:space="preserve">       ↓</w:t>
      </w:r>
    </w:p>
    <w:p w14:paraId="2F151866" w14:textId="77777777" w:rsidR="00365949" w:rsidRDefault="00365949" w:rsidP="00365949">
      <w:pPr>
        <w:pStyle w:val="PreformattatoHTML"/>
        <w:rPr>
          <w:rStyle w:val="CodiceHTML"/>
          <w:rFonts w:eastAsiaTheme="majorEastAsia"/>
        </w:rPr>
      </w:pPr>
      <w:proofErr w:type="gramStart"/>
      <w:r>
        <w:rPr>
          <w:rStyle w:val="hljs-selector-attr"/>
        </w:rPr>
        <w:t>[ Object</w:t>
      </w:r>
      <w:proofErr w:type="gramEnd"/>
      <w:r>
        <w:rPr>
          <w:rStyle w:val="hljs-selector-attr"/>
        </w:rPr>
        <w:t xml:space="preserve"> Storage (S3) ]</w:t>
      </w:r>
      <w:r>
        <w:rPr>
          <w:rStyle w:val="CodiceHTML"/>
          <w:rFonts w:eastAsiaTheme="majorEastAsia"/>
        </w:rPr>
        <w:t xml:space="preserve"> ←── External ingest (optional)</w:t>
      </w:r>
    </w:p>
    <w:p w14:paraId="5755D63F" w14:textId="77777777" w:rsidR="00365949" w:rsidRDefault="00365949" w:rsidP="00365949">
      <w:pPr>
        <w:pStyle w:val="PreformattatoHTML"/>
        <w:rPr>
          <w:rStyle w:val="CodiceHTML"/>
          <w:rFonts w:eastAsiaTheme="majorEastAsia"/>
        </w:rPr>
      </w:pPr>
      <w:r>
        <w:rPr>
          <w:rStyle w:val="CodiceHTML"/>
          <w:rFonts w:eastAsiaTheme="majorEastAsia"/>
        </w:rPr>
        <w:t xml:space="preserve">       ↓</w:t>
      </w:r>
    </w:p>
    <w:p w14:paraId="13091CE2" w14:textId="77777777" w:rsidR="00365949" w:rsidRDefault="00365949" w:rsidP="00365949">
      <w:pPr>
        <w:pStyle w:val="PreformattatoHTML"/>
        <w:rPr>
          <w:rStyle w:val="CodiceHTML"/>
          <w:rFonts w:eastAsiaTheme="majorEastAsia"/>
        </w:rPr>
      </w:pPr>
      <w:proofErr w:type="gramStart"/>
      <w:r>
        <w:rPr>
          <w:rStyle w:val="hljs-selector-attr"/>
        </w:rPr>
        <w:t>[ Inference</w:t>
      </w:r>
      <w:proofErr w:type="gramEnd"/>
      <w:r>
        <w:rPr>
          <w:rStyle w:val="hljs-selector-attr"/>
        </w:rPr>
        <w:t xml:space="preserve"> (FLAIR, GPU) ]</w:t>
      </w:r>
    </w:p>
    <w:p w14:paraId="5FA5D674" w14:textId="77777777" w:rsidR="00365949" w:rsidRDefault="00365949" w:rsidP="00365949">
      <w:pPr>
        <w:pStyle w:val="PreformattatoHTML"/>
        <w:rPr>
          <w:rStyle w:val="CodiceHTML"/>
          <w:rFonts w:eastAsiaTheme="majorEastAsia"/>
        </w:rPr>
      </w:pPr>
      <w:r>
        <w:rPr>
          <w:rStyle w:val="CodiceHTML"/>
          <w:rFonts w:eastAsiaTheme="majorEastAsia"/>
        </w:rPr>
        <w:t xml:space="preserve">       ↓</w:t>
      </w:r>
    </w:p>
    <w:p w14:paraId="7820FD80" w14:textId="77777777" w:rsidR="00365949" w:rsidRDefault="00365949" w:rsidP="00365949">
      <w:pPr>
        <w:pStyle w:val="PreformattatoHTML"/>
        <w:rPr>
          <w:rStyle w:val="CodiceHTML"/>
          <w:rFonts w:eastAsiaTheme="majorEastAsia"/>
        </w:rPr>
      </w:pPr>
      <w:proofErr w:type="gramStart"/>
      <w:r>
        <w:rPr>
          <w:rStyle w:val="hljs-selector-attr"/>
        </w:rPr>
        <w:t>[ Post</w:t>
      </w:r>
      <w:proofErr w:type="gramEnd"/>
      <w:r>
        <w:rPr>
          <w:rStyle w:val="hljs-selector-attr"/>
        </w:rPr>
        <w:t>-processing (optional) ]</w:t>
      </w:r>
    </w:p>
    <w:p w14:paraId="24A9FDC7" w14:textId="77777777" w:rsidR="00365949" w:rsidRDefault="00365949" w:rsidP="00365949">
      <w:pPr>
        <w:pStyle w:val="PreformattatoHTML"/>
        <w:rPr>
          <w:rStyle w:val="CodiceHTML"/>
          <w:rFonts w:eastAsiaTheme="majorEastAsia"/>
        </w:rPr>
      </w:pPr>
      <w:r>
        <w:rPr>
          <w:rStyle w:val="CodiceHTML"/>
          <w:rFonts w:eastAsiaTheme="majorEastAsia"/>
        </w:rPr>
        <w:t xml:space="preserve">       ↓</w:t>
      </w:r>
    </w:p>
    <w:p w14:paraId="287992E3" w14:textId="77777777" w:rsidR="00365949" w:rsidRDefault="00365949" w:rsidP="00365949">
      <w:pPr>
        <w:pStyle w:val="PreformattatoHTML"/>
        <w:rPr>
          <w:rStyle w:val="CodiceHTML"/>
          <w:rFonts w:eastAsiaTheme="majorEastAsia"/>
        </w:rPr>
      </w:pPr>
      <w:proofErr w:type="gramStart"/>
      <w:r>
        <w:rPr>
          <w:rStyle w:val="hljs-selector-attr"/>
        </w:rPr>
        <w:t>[ Monitoring</w:t>
      </w:r>
      <w:proofErr w:type="gramEnd"/>
      <w:r>
        <w:rPr>
          <w:rStyle w:val="hljs-selector-attr"/>
        </w:rPr>
        <w:t xml:space="preserve"> &amp; Download (local) ]</w:t>
      </w:r>
    </w:p>
    <w:p w14:paraId="5B04CEE7" w14:textId="77777777" w:rsidR="00365949" w:rsidRDefault="00E429C4" w:rsidP="00365949">
      <w:r>
        <w:pict w14:anchorId="442FA736">
          <v:rect id="_x0000_i1031" style="width:0;height:1.5pt" o:hralign="center" o:hrstd="t" o:hr="t" fillcolor="#a0a0a0" stroked="f"/>
        </w:pict>
      </w:r>
    </w:p>
    <w:p w14:paraId="628255D9" w14:textId="77777777" w:rsidR="00365949" w:rsidRDefault="00365949" w:rsidP="00365949">
      <w:pPr>
        <w:pStyle w:val="Titolo2"/>
      </w:pPr>
      <w:r>
        <w:t>Architectural overview</w:t>
      </w:r>
    </w:p>
    <w:p w14:paraId="3D244F2F" w14:textId="77777777" w:rsidR="00365949" w:rsidRDefault="00365949" w:rsidP="00365949">
      <w:pPr>
        <w:pStyle w:val="PreformattatoHTML"/>
        <w:rPr>
          <w:rStyle w:val="language-xml"/>
        </w:rPr>
      </w:pPr>
      <w:r>
        <w:rPr>
          <w:rStyle w:val="language-xml"/>
        </w:rPr>
        <w:t>┌────────────────────────────┐</w:t>
      </w:r>
    </w:p>
    <w:p w14:paraId="34FE8063" w14:textId="77777777" w:rsidR="00365949" w:rsidRDefault="00365949" w:rsidP="00365949">
      <w:pPr>
        <w:pStyle w:val="PreformattatoHTML"/>
        <w:rPr>
          <w:rStyle w:val="language-xml"/>
        </w:rPr>
      </w:pPr>
      <w:r>
        <w:rPr>
          <w:rStyle w:val="language-xml"/>
        </w:rPr>
        <w:t>│        USER (LOCAL)        │</w:t>
      </w:r>
    </w:p>
    <w:p w14:paraId="2290264A" w14:textId="77777777" w:rsidR="00365949" w:rsidRDefault="00365949" w:rsidP="00365949">
      <w:pPr>
        <w:pStyle w:val="PreformattatoHTML"/>
        <w:rPr>
          <w:rStyle w:val="language-xml"/>
        </w:rPr>
      </w:pPr>
      <w:r>
        <w:rPr>
          <w:rStyle w:val="language-xml"/>
        </w:rPr>
        <w:t>│                            │</w:t>
      </w:r>
    </w:p>
    <w:p w14:paraId="0F19B3EF" w14:textId="77777777" w:rsidR="00365949" w:rsidRDefault="00365949" w:rsidP="00365949">
      <w:pPr>
        <w:pStyle w:val="PreformattatoHTML"/>
        <w:rPr>
          <w:rStyle w:val="language-xml"/>
        </w:rPr>
      </w:pPr>
      <w:proofErr w:type="gramStart"/>
      <w:r>
        <w:rPr>
          <w:rStyle w:val="language-xml"/>
        </w:rPr>
        <w:t>│  •</w:t>
      </w:r>
      <w:proofErr w:type="gramEnd"/>
      <w:r>
        <w:rPr>
          <w:rStyle w:val="language-xml"/>
        </w:rPr>
        <w:t xml:space="preserve"> </w:t>
      </w:r>
      <w:proofErr w:type="spellStart"/>
      <w:r>
        <w:rPr>
          <w:rStyle w:val="language-xml"/>
        </w:rPr>
        <w:t>master.yml</w:t>
      </w:r>
      <w:proofErr w:type="spellEnd"/>
      <w:r>
        <w:rPr>
          <w:rStyle w:val="language-xml"/>
        </w:rPr>
        <w:t xml:space="preserve">              │</w:t>
      </w:r>
    </w:p>
    <w:p w14:paraId="6818A380" w14:textId="77777777" w:rsidR="00365949" w:rsidRDefault="00365949" w:rsidP="00365949">
      <w:pPr>
        <w:pStyle w:val="PreformattatoHTML"/>
        <w:rPr>
          <w:rStyle w:val="language-xml"/>
        </w:rPr>
      </w:pPr>
      <w:proofErr w:type="gramStart"/>
      <w:r>
        <w:rPr>
          <w:rStyle w:val="language-xml"/>
        </w:rPr>
        <w:t>│  •</w:t>
      </w:r>
      <w:proofErr w:type="gramEnd"/>
      <w:r>
        <w:rPr>
          <w:rStyle w:val="language-xml"/>
        </w:rPr>
        <w:t xml:space="preserve"> </w:t>
      </w:r>
      <w:proofErr w:type="spellStart"/>
      <w:r>
        <w:rPr>
          <w:rStyle w:val="language-xml"/>
        </w:rPr>
        <w:t>preprocess_landcover</w:t>
      </w:r>
      <w:proofErr w:type="spellEnd"/>
      <w:r>
        <w:rPr>
          <w:rStyle w:val="language-xml"/>
        </w:rPr>
        <w:t xml:space="preserve">    │</w:t>
      </w:r>
    </w:p>
    <w:p w14:paraId="144550E0" w14:textId="77777777" w:rsidR="00365949" w:rsidRDefault="00365949" w:rsidP="00365949">
      <w:pPr>
        <w:pStyle w:val="PreformattatoHTML"/>
        <w:rPr>
          <w:rStyle w:val="language-xml"/>
        </w:rPr>
      </w:pPr>
      <w:proofErr w:type="gramStart"/>
      <w:r>
        <w:rPr>
          <w:rStyle w:val="language-xml"/>
        </w:rPr>
        <w:t>│  •</w:t>
      </w:r>
      <w:proofErr w:type="gramEnd"/>
      <w:r>
        <w:rPr>
          <w:rStyle w:val="language-xml"/>
        </w:rPr>
        <w:t xml:space="preserve"> CLI monitor / download  │</w:t>
      </w:r>
    </w:p>
    <w:p w14:paraId="423C6004" w14:textId="77777777" w:rsidR="00365949" w:rsidRDefault="00365949" w:rsidP="00365949">
      <w:pPr>
        <w:pStyle w:val="PreformattatoHTML"/>
        <w:rPr>
          <w:rStyle w:val="language-xml"/>
        </w:rPr>
      </w:pPr>
      <w:r>
        <w:rPr>
          <w:rStyle w:val="language-xml"/>
        </w:rPr>
        <w:t>└──────────────┬─────────────┘</w:t>
      </w:r>
    </w:p>
    <w:p w14:paraId="213C4D9A" w14:textId="77777777" w:rsidR="00365949" w:rsidRDefault="00365949" w:rsidP="00365949">
      <w:pPr>
        <w:pStyle w:val="PreformattatoHTML"/>
        <w:rPr>
          <w:rStyle w:val="language-xml"/>
        </w:rPr>
      </w:pPr>
      <w:r>
        <w:rPr>
          <w:rStyle w:val="language-xml"/>
        </w:rPr>
        <w:t xml:space="preserve">               │</w:t>
      </w:r>
    </w:p>
    <w:p w14:paraId="2179BFC0" w14:textId="77777777" w:rsidR="00365949" w:rsidRDefault="00365949" w:rsidP="00365949">
      <w:pPr>
        <w:pStyle w:val="PreformattatoHTML"/>
        <w:rPr>
          <w:rStyle w:val="language-xml"/>
        </w:rPr>
      </w:pPr>
      <w:r>
        <w:rPr>
          <w:rStyle w:val="language-xml"/>
        </w:rPr>
        <w:t xml:space="preserve">               │ upload prepared data</w:t>
      </w:r>
    </w:p>
    <w:p w14:paraId="56BDE212" w14:textId="77777777" w:rsidR="00365949" w:rsidRDefault="00365949" w:rsidP="00365949">
      <w:pPr>
        <w:pStyle w:val="PreformattatoHTML"/>
        <w:rPr>
          <w:rStyle w:val="language-xml"/>
        </w:rPr>
      </w:pPr>
      <w:r>
        <w:rPr>
          <w:rStyle w:val="language-xml"/>
        </w:rPr>
        <w:t xml:space="preserve">               ▼</w:t>
      </w:r>
    </w:p>
    <w:p w14:paraId="4D96A4A7" w14:textId="77777777" w:rsidR="00365949" w:rsidRDefault="00365949" w:rsidP="00365949">
      <w:pPr>
        <w:pStyle w:val="PreformattatoHTML"/>
        <w:rPr>
          <w:rStyle w:val="language-xml"/>
        </w:rPr>
      </w:pPr>
      <w:r>
        <w:rPr>
          <w:rStyle w:val="language-xml"/>
        </w:rPr>
        <w:t>┌──────────────────────────────────────────┐</w:t>
      </w:r>
    </w:p>
    <w:p w14:paraId="27378BE3" w14:textId="77777777" w:rsidR="00365949" w:rsidRDefault="00365949" w:rsidP="00365949">
      <w:pPr>
        <w:pStyle w:val="PreformattatoHTML"/>
        <w:rPr>
          <w:rStyle w:val="language-xml"/>
        </w:rPr>
      </w:pPr>
      <w:r>
        <w:rPr>
          <w:rStyle w:val="language-xml"/>
        </w:rPr>
        <w:t>│   S3 OBJECT STORAGE (DATA + STATE)       │</w:t>
      </w:r>
    </w:p>
    <w:p w14:paraId="18FE488D" w14:textId="77777777" w:rsidR="00365949" w:rsidRDefault="00365949" w:rsidP="00365949">
      <w:pPr>
        <w:pStyle w:val="PreformattatoHTML"/>
        <w:rPr>
          <w:rStyle w:val="language-xml"/>
        </w:rPr>
      </w:pPr>
      <w:r>
        <w:rPr>
          <w:rStyle w:val="language-xml"/>
        </w:rPr>
        <w:t>│                                          │</w:t>
      </w:r>
    </w:p>
    <w:p w14:paraId="6E320ED4" w14:textId="77777777" w:rsidR="00365949" w:rsidRDefault="00365949" w:rsidP="00365949">
      <w:pPr>
        <w:pStyle w:val="PreformattatoHTML"/>
        <w:rPr>
          <w:rStyle w:val="CodiceHTML"/>
          <w:rFonts w:eastAsiaTheme="majorEastAsia"/>
        </w:rPr>
      </w:pPr>
      <w:proofErr w:type="gramStart"/>
      <w:r>
        <w:rPr>
          <w:rStyle w:val="language-xml"/>
        </w:rPr>
        <w:t>│  input</w:t>
      </w:r>
      <w:proofErr w:type="gramEnd"/>
      <w:r>
        <w:rPr>
          <w:rStyle w:val="language-xml"/>
        </w:rPr>
        <w:t>/</w:t>
      </w:r>
      <w:r>
        <w:rPr>
          <w:rStyle w:val="hljs-tag"/>
        </w:rPr>
        <w:t>&lt;</w:t>
      </w:r>
      <w:r>
        <w:rPr>
          <w:rStyle w:val="hljs-name"/>
        </w:rPr>
        <w:t>C</w:t>
      </w:r>
      <w:r>
        <w:rPr>
          <w:rStyle w:val="CodiceHTML"/>
          <w:rFonts w:eastAsiaTheme="majorEastAsia"/>
        </w:rPr>
        <w:t>&gt;/</w:t>
      </w:r>
      <w:r>
        <w:rPr>
          <w:rStyle w:val="hljs-tag"/>
        </w:rPr>
        <w:t>&lt;</w:t>
      </w:r>
      <w:r>
        <w:rPr>
          <w:rStyle w:val="hljs-name"/>
        </w:rPr>
        <w:t>R</w:t>
      </w:r>
      <w:r>
        <w:rPr>
          <w:rStyle w:val="CodiceHTML"/>
          <w:rFonts w:eastAsiaTheme="majorEastAsia"/>
        </w:rPr>
        <w:t>&gt;/</w:t>
      </w:r>
      <w:r>
        <w:rPr>
          <w:rStyle w:val="hljs-tag"/>
        </w:rPr>
        <w:t>&lt;</w:t>
      </w:r>
      <w:r>
        <w:rPr>
          <w:rStyle w:val="hljs-name"/>
        </w:rPr>
        <w:t>D</w:t>
      </w:r>
      <w:r>
        <w:rPr>
          <w:rStyle w:val="CodiceHTML"/>
          <w:rFonts w:eastAsiaTheme="majorEastAsia"/>
        </w:rPr>
        <w:t>&gt;/                      │</w:t>
      </w:r>
    </w:p>
    <w:p w14:paraId="116FD168" w14:textId="77777777" w:rsidR="00365949" w:rsidRDefault="00365949" w:rsidP="00365949">
      <w:pPr>
        <w:pStyle w:val="PreformattatoHTML"/>
        <w:rPr>
          <w:rStyle w:val="CodiceHTML"/>
          <w:rFonts w:eastAsiaTheme="majorEastAsia"/>
        </w:rPr>
      </w:pPr>
      <w:r>
        <w:rPr>
          <w:rStyle w:val="CodiceHTML"/>
          <w:rFonts w:eastAsiaTheme="majorEastAsia"/>
        </w:rPr>
        <w:t>│   ├── imagery/                           │</w:t>
      </w:r>
    </w:p>
    <w:p w14:paraId="09C135F6" w14:textId="77777777" w:rsidR="00365949" w:rsidRDefault="00365949" w:rsidP="00365949">
      <w:pPr>
        <w:pStyle w:val="PreformattatoHTML"/>
        <w:rPr>
          <w:rStyle w:val="CodiceHTML"/>
          <w:rFonts w:eastAsiaTheme="majorEastAsia"/>
        </w:rPr>
      </w:pPr>
      <w:r>
        <w:rPr>
          <w:rStyle w:val="CodiceHTML"/>
          <w:rFonts w:eastAsiaTheme="majorEastAsia"/>
        </w:rPr>
        <w:t xml:space="preserve">│   └── </w:t>
      </w:r>
      <w:proofErr w:type="spellStart"/>
      <w:r>
        <w:rPr>
          <w:rStyle w:val="CodiceHTML"/>
          <w:rFonts w:eastAsiaTheme="majorEastAsia"/>
        </w:rPr>
        <w:t>manifest.json</w:t>
      </w:r>
      <w:proofErr w:type="spellEnd"/>
      <w:r>
        <w:rPr>
          <w:rStyle w:val="CodiceHTML"/>
          <w:rFonts w:eastAsiaTheme="majorEastAsia"/>
        </w:rPr>
        <w:t xml:space="preserve">                      │</w:t>
      </w:r>
    </w:p>
    <w:p w14:paraId="543FD42A" w14:textId="77777777" w:rsidR="00365949" w:rsidRDefault="00365949" w:rsidP="00365949">
      <w:pPr>
        <w:pStyle w:val="PreformattatoHTML"/>
        <w:rPr>
          <w:rStyle w:val="CodiceHTML"/>
          <w:rFonts w:eastAsiaTheme="majorEastAsia"/>
        </w:rPr>
      </w:pPr>
      <w:r>
        <w:rPr>
          <w:rStyle w:val="CodiceHTML"/>
          <w:rFonts w:eastAsiaTheme="majorEastAsia"/>
        </w:rPr>
        <w:t>│                                          │</w:t>
      </w:r>
    </w:p>
    <w:p w14:paraId="2FBB3922" w14:textId="77777777" w:rsidR="00365949" w:rsidRDefault="00365949" w:rsidP="00365949">
      <w:pPr>
        <w:pStyle w:val="PreformattatoHTML"/>
        <w:rPr>
          <w:rStyle w:val="CodiceHTML"/>
          <w:rFonts w:eastAsiaTheme="majorEastAsia"/>
        </w:rPr>
      </w:pPr>
      <w:proofErr w:type="gramStart"/>
      <w:r>
        <w:rPr>
          <w:rStyle w:val="CodiceHTML"/>
          <w:rFonts w:eastAsiaTheme="majorEastAsia"/>
        </w:rPr>
        <w:t>│  status</w:t>
      </w:r>
      <w:proofErr w:type="gramEnd"/>
      <w:r>
        <w:rPr>
          <w:rStyle w:val="CodiceHTML"/>
          <w:rFonts w:eastAsiaTheme="majorEastAsia"/>
        </w:rPr>
        <w:t>/</w:t>
      </w:r>
      <w:r>
        <w:rPr>
          <w:rStyle w:val="hljs-tag"/>
        </w:rPr>
        <w:t>&lt;</w:t>
      </w:r>
      <w:r>
        <w:rPr>
          <w:rStyle w:val="hljs-name"/>
        </w:rPr>
        <w:t>C</w:t>
      </w:r>
      <w:r>
        <w:rPr>
          <w:rStyle w:val="CodiceHTML"/>
          <w:rFonts w:eastAsiaTheme="majorEastAsia"/>
        </w:rPr>
        <w:t>&gt;/</w:t>
      </w:r>
      <w:r>
        <w:rPr>
          <w:rStyle w:val="hljs-tag"/>
        </w:rPr>
        <w:t>&lt;</w:t>
      </w:r>
      <w:r>
        <w:rPr>
          <w:rStyle w:val="hljs-name"/>
        </w:rPr>
        <w:t>R</w:t>
      </w:r>
      <w:r>
        <w:rPr>
          <w:rStyle w:val="CodiceHTML"/>
          <w:rFonts w:eastAsiaTheme="majorEastAsia"/>
        </w:rPr>
        <w:t>&gt;/</w:t>
      </w:r>
      <w:r>
        <w:rPr>
          <w:rStyle w:val="hljs-tag"/>
        </w:rPr>
        <w:t>&lt;</w:t>
      </w:r>
      <w:r>
        <w:rPr>
          <w:rStyle w:val="hljs-name"/>
        </w:rPr>
        <w:t>D</w:t>
      </w:r>
      <w:r>
        <w:rPr>
          <w:rStyle w:val="CodiceHTML"/>
          <w:rFonts w:eastAsiaTheme="majorEastAsia"/>
        </w:rPr>
        <w:t>&gt;/</w:t>
      </w:r>
      <w:proofErr w:type="spellStart"/>
      <w:r>
        <w:rPr>
          <w:rStyle w:val="CodiceHTML"/>
          <w:rFonts w:eastAsiaTheme="majorEastAsia"/>
        </w:rPr>
        <w:t>tile_XXX.done</w:t>
      </w:r>
      <w:proofErr w:type="spellEnd"/>
      <w:r>
        <w:rPr>
          <w:rStyle w:val="CodiceHTML"/>
          <w:rFonts w:eastAsiaTheme="majorEastAsia"/>
        </w:rPr>
        <w:t xml:space="preserve">        │</w:t>
      </w:r>
    </w:p>
    <w:p w14:paraId="3C8B9A14" w14:textId="77777777" w:rsidR="00365949" w:rsidRDefault="00365949" w:rsidP="00365949">
      <w:pPr>
        <w:pStyle w:val="PreformattatoHTML"/>
        <w:rPr>
          <w:rStyle w:val="CodiceHTML"/>
          <w:rFonts w:eastAsiaTheme="majorEastAsia"/>
        </w:rPr>
      </w:pPr>
      <w:r>
        <w:rPr>
          <w:rStyle w:val="CodiceHTML"/>
          <w:rFonts w:eastAsiaTheme="majorEastAsia"/>
        </w:rPr>
        <w:t>│                                          │</w:t>
      </w:r>
    </w:p>
    <w:p w14:paraId="52A2CB1B" w14:textId="77777777" w:rsidR="00365949" w:rsidRDefault="00365949" w:rsidP="5F89189B">
      <w:pPr>
        <w:pStyle w:val="PreformattatoHTML"/>
        <w:rPr>
          <w:rStyle w:val="CodiceHTML"/>
          <w:rFonts w:eastAsiaTheme="majorEastAsia"/>
        </w:rPr>
      </w:pPr>
      <w:proofErr w:type="gramStart"/>
      <w:r w:rsidRPr="5F89189B">
        <w:rPr>
          <w:rStyle w:val="CodiceHTML"/>
          <w:rFonts w:eastAsiaTheme="majorEastAsia"/>
        </w:rPr>
        <w:t xml:space="preserve">│  </w:t>
      </w:r>
      <w:commentRangeStart w:id="38"/>
      <w:commentRangeStart w:id="39"/>
      <w:commentRangeStart w:id="40"/>
      <w:r w:rsidRPr="5F89189B">
        <w:rPr>
          <w:rStyle w:val="CodiceHTML"/>
          <w:rFonts w:eastAsiaTheme="majorEastAsia"/>
        </w:rPr>
        <w:t>output</w:t>
      </w:r>
      <w:proofErr w:type="gramEnd"/>
      <w:r w:rsidRPr="5F89189B">
        <w:rPr>
          <w:rStyle w:val="CodiceHTML"/>
          <w:rFonts w:eastAsiaTheme="majorEastAsia"/>
        </w:rPr>
        <w:t>/</w:t>
      </w:r>
      <w:r w:rsidRPr="5F89189B">
        <w:rPr>
          <w:rStyle w:val="hljs-tag"/>
        </w:rPr>
        <w:t>&lt;</w:t>
      </w:r>
      <w:r w:rsidRPr="5F89189B">
        <w:rPr>
          <w:rStyle w:val="hljs-name"/>
        </w:rPr>
        <w:t>C</w:t>
      </w:r>
      <w:r w:rsidRPr="5F89189B">
        <w:rPr>
          <w:rStyle w:val="CodiceHTML"/>
          <w:rFonts w:eastAsiaTheme="majorEastAsia"/>
        </w:rPr>
        <w:t>&gt;/</w:t>
      </w:r>
      <w:r w:rsidRPr="5F89189B">
        <w:rPr>
          <w:rStyle w:val="hljs-tag"/>
        </w:rPr>
        <w:t>&lt;</w:t>
      </w:r>
      <w:r w:rsidRPr="5F89189B">
        <w:rPr>
          <w:rStyle w:val="hljs-name"/>
        </w:rPr>
        <w:t>R</w:t>
      </w:r>
      <w:r w:rsidRPr="5F89189B">
        <w:rPr>
          <w:rStyle w:val="CodiceHTML"/>
          <w:rFonts w:eastAsiaTheme="majorEastAsia"/>
        </w:rPr>
        <w:t>&gt;/</w:t>
      </w:r>
      <w:r w:rsidRPr="5F89189B">
        <w:rPr>
          <w:rStyle w:val="hljs-tag"/>
        </w:rPr>
        <w:t>&lt;</w:t>
      </w:r>
      <w:r w:rsidRPr="5F89189B">
        <w:rPr>
          <w:rStyle w:val="hljs-name"/>
        </w:rPr>
        <w:t>D</w:t>
      </w:r>
      <w:r w:rsidRPr="5F89189B">
        <w:rPr>
          <w:rStyle w:val="CodiceHTML"/>
          <w:rFonts w:eastAsiaTheme="majorEastAsia"/>
        </w:rPr>
        <w:t>&gt;/raster</w:t>
      </w:r>
      <w:commentRangeEnd w:id="38"/>
      <w:r>
        <w:commentReference w:id="38"/>
      </w:r>
      <w:commentRangeEnd w:id="39"/>
      <w:r>
        <w:commentReference w:id="39"/>
      </w:r>
      <w:commentRangeEnd w:id="40"/>
      <w:r w:rsidR="00A57FBC">
        <w:rPr>
          <w:rStyle w:val="Rimandocommento"/>
          <w:rFonts w:asciiTheme="minorHAnsi" w:eastAsiaTheme="minorHAnsi" w:hAnsiTheme="minorHAnsi" w:cstheme="minorBidi"/>
          <w:lang w:eastAsia="en-US"/>
        </w:rPr>
        <w:commentReference w:id="40"/>
      </w:r>
      <w:r w:rsidRPr="5F89189B">
        <w:rPr>
          <w:rStyle w:val="CodiceHTML"/>
          <w:rFonts w:eastAsiaTheme="majorEastAsia"/>
        </w:rPr>
        <w:t>/              │</w:t>
      </w:r>
    </w:p>
    <w:p w14:paraId="4A569C7B" w14:textId="77777777" w:rsidR="00365949" w:rsidRDefault="00365949" w:rsidP="00365949">
      <w:pPr>
        <w:pStyle w:val="PreformattatoHTML"/>
        <w:rPr>
          <w:rStyle w:val="CodiceHTML"/>
          <w:rFonts w:eastAsiaTheme="majorEastAsia"/>
        </w:rPr>
      </w:pPr>
      <w:proofErr w:type="gramStart"/>
      <w:r>
        <w:rPr>
          <w:rStyle w:val="CodiceHTML"/>
          <w:rFonts w:eastAsiaTheme="majorEastAsia"/>
        </w:rPr>
        <w:t>│  output</w:t>
      </w:r>
      <w:proofErr w:type="gramEnd"/>
      <w:r>
        <w:rPr>
          <w:rStyle w:val="CodiceHTML"/>
          <w:rFonts w:eastAsiaTheme="majorEastAsia"/>
        </w:rPr>
        <w:t>/</w:t>
      </w:r>
      <w:r>
        <w:rPr>
          <w:rStyle w:val="hljs-tag"/>
        </w:rPr>
        <w:t>&lt;</w:t>
      </w:r>
      <w:r>
        <w:rPr>
          <w:rStyle w:val="hljs-name"/>
        </w:rPr>
        <w:t>C</w:t>
      </w:r>
      <w:r>
        <w:rPr>
          <w:rStyle w:val="CodiceHTML"/>
          <w:rFonts w:eastAsiaTheme="majorEastAsia"/>
        </w:rPr>
        <w:t>&gt;/</w:t>
      </w:r>
      <w:r>
        <w:rPr>
          <w:rStyle w:val="hljs-tag"/>
        </w:rPr>
        <w:t>&lt;</w:t>
      </w:r>
      <w:r>
        <w:rPr>
          <w:rStyle w:val="hljs-name"/>
        </w:rPr>
        <w:t>R</w:t>
      </w:r>
      <w:r>
        <w:rPr>
          <w:rStyle w:val="CodiceHTML"/>
          <w:rFonts w:eastAsiaTheme="majorEastAsia"/>
        </w:rPr>
        <w:t>&gt;/</w:t>
      </w:r>
      <w:r>
        <w:rPr>
          <w:rStyle w:val="hljs-tag"/>
        </w:rPr>
        <w:t>&lt;</w:t>
      </w:r>
      <w:r>
        <w:rPr>
          <w:rStyle w:val="hljs-name"/>
        </w:rPr>
        <w:t>D</w:t>
      </w:r>
      <w:r>
        <w:rPr>
          <w:rStyle w:val="CodiceHTML"/>
          <w:rFonts w:eastAsiaTheme="majorEastAsia"/>
        </w:rPr>
        <w:t>&gt;/vector/ (optional)   │</w:t>
      </w:r>
    </w:p>
    <w:p w14:paraId="77BDF412" w14:textId="77777777" w:rsidR="00365949" w:rsidRDefault="00365949" w:rsidP="00365949">
      <w:pPr>
        <w:pStyle w:val="PreformattatoHTML"/>
        <w:rPr>
          <w:rStyle w:val="CodiceHTML"/>
          <w:rFonts w:eastAsiaTheme="majorEastAsia"/>
        </w:rPr>
      </w:pPr>
      <w:r>
        <w:rPr>
          <w:rStyle w:val="CodiceHTML"/>
          <w:rFonts w:eastAsiaTheme="majorEastAsia"/>
        </w:rPr>
        <w:t>└──────────────┬───────────────────────────┘</w:t>
      </w:r>
    </w:p>
    <w:p w14:paraId="4D494B21" w14:textId="77777777" w:rsidR="00365949" w:rsidRDefault="00365949" w:rsidP="00365949">
      <w:pPr>
        <w:pStyle w:val="PreformattatoHTML"/>
        <w:rPr>
          <w:rStyle w:val="CodiceHTML"/>
          <w:rFonts w:eastAsiaTheme="majorEastAsia"/>
        </w:rPr>
      </w:pPr>
      <w:r>
        <w:rPr>
          <w:rStyle w:val="CodiceHTML"/>
          <w:rFonts w:eastAsiaTheme="majorEastAsia"/>
        </w:rPr>
        <w:t xml:space="preserve">               │</w:t>
      </w:r>
    </w:p>
    <w:p w14:paraId="0FD3FCBE" w14:textId="77777777" w:rsidR="00365949" w:rsidRDefault="00365949" w:rsidP="00365949">
      <w:pPr>
        <w:pStyle w:val="PreformattatoHTML"/>
        <w:rPr>
          <w:rStyle w:val="CodiceHTML"/>
          <w:rFonts w:eastAsiaTheme="majorEastAsia"/>
        </w:rPr>
      </w:pPr>
      <w:r>
        <w:rPr>
          <w:rStyle w:val="CodiceHTML"/>
          <w:rFonts w:eastAsiaTheme="majorEastAsia"/>
        </w:rPr>
        <w:t xml:space="preserve">               │ SSH (explicit trigger)</w:t>
      </w:r>
    </w:p>
    <w:p w14:paraId="5293D100" w14:textId="77777777" w:rsidR="00365949" w:rsidRDefault="00365949" w:rsidP="00365949">
      <w:pPr>
        <w:pStyle w:val="PreformattatoHTML"/>
        <w:rPr>
          <w:rStyle w:val="CodiceHTML"/>
          <w:rFonts w:eastAsiaTheme="majorEastAsia"/>
        </w:rPr>
      </w:pPr>
      <w:r>
        <w:rPr>
          <w:rStyle w:val="CodiceHTML"/>
          <w:rFonts w:eastAsiaTheme="majorEastAsia"/>
        </w:rPr>
        <w:t xml:space="preserve">               ▼</w:t>
      </w:r>
    </w:p>
    <w:p w14:paraId="0BC5CDE3" w14:textId="77777777" w:rsidR="00365949" w:rsidRDefault="00365949" w:rsidP="00365949">
      <w:pPr>
        <w:pStyle w:val="PreformattatoHTML"/>
        <w:rPr>
          <w:rStyle w:val="CodiceHTML"/>
          <w:rFonts w:eastAsiaTheme="majorEastAsia"/>
        </w:rPr>
      </w:pPr>
      <w:r>
        <w:rPr>
          <w:rStyle w:val="CodiceHTML"/>
          <w:rFonts w:eastAsiaTheme="majorEastAsia"/>
        </w:rPr>
        <w:t>┌────────────────────────────┐</w:t>
      </w:r>
    </w:p>
    <w:p w14:paraId="3E782B9F" w14:textId="77777777" w:rsidR="00365949" w:rsidRDefault="00365949" w:rsidP="00365949">
      <w:pPr>
        <w:pStyle w:val="PreformattatoHTML"/>
        <w:rPr>
          <w:rStyle w:val="CodiceHTML"/>
          <w:rFonts w:eastAsiaTheme="majorEastAsia"/>
        </w:rPr>
      </w:pPr>
      <w:r>
        <w:rPr>
          <w:rStyle w:val="CodiceHTML"/>
          <w:rFonts w:eastAsiaTheme="majorEastAsia"/>
        </w:rPr>
        <w:t>│   GPU VM (CLOUD COMPUTE)   │</w:t>
      </w:r>
    </w:p>
    <w:p w14:paraId="232E4868" w14:textId="77777777" w:rsidR="00365949" w:rsidRDefault="00365949" w:rsidP="00365949">
      <w:pPr>
        <w:pStyle w:val="PreformattatoHTML"/>
        <w:rPr>
          <w:rStyle w:val="CodiceHTML"/>
          <w:rFonts w:eastAsiaTheme="majorEastAsia"/>
        </w:rPr>
      </w:pPr>
      <w:r>
        <w:rPr>
          <w:rStyle w:val="CodiceHTML"/>
          <w:rFonts w:eastAsiaTheme="majorEastAsia"/>
        </w:rPr>
        <w:t>│                            │</w:t>
      </w:r>
    </w:p>
    <w:p w14:paraId="419C88DC" w14:textId="77777777" w:rsidR="00365949" w:rsidRDefault="00365949" w:rsidP="00365949">
      <w:pPr>
        <w:pStyle w:val="PreformattatoHTML"/>
        <w:rPr>
          <w:rStyle w:val="CodiceHTML"/>
          <w:rFonts w:eastAsiaTheme="majorEastAsia"/>
        </w:rPr>
      </w:pPr>
      <w:proofErr w:type="gramStart"/>
      <w:r>
        <w:rPr>
          <w:rStyle w:val="CodiceHTML"/>
          <w:rFonts w:eastAsiaTheme="majorEastAsia"/>
        </w:rPr>
        <w:t>│  •</w:t>
      </w:r>
      <w:proofErr w:type="gramEnd"/>
      <w:r>
        <w:rPr>
          <w:rStyle w:val="CodiceHTML"/>
          <w:rFonts w:eastAsiaTheme="majorEastAsia"/>
        </w:rPr>
        <w:t xml:space="preserve"> </w:t>
      </w:r>
      <w:proofErr w:type="spellStart"/>
      <w:r>
        <w:rPr>
          <w:rStyle w:val="CodiceHTML"/>
          <w:rFonts w:eastAsiaTheme="majorEastAsia"/>
        </w:rPr>
        <w:t>run_process</w:t>
      </w:r>
      <w:proofErr w:type="spellEnd"/>
      <w:r>
        <w:rPr>
          <w:rStyle w:val="CodiceHTML"/>
          <w:rFonts w:eastAsiaTheme="majorEastAsia"/>
        </w:rPr>
        <w:t xml:space="preserve">             │</w:t>
      </w:r>
    </w:p>
    <w:p w14:paraId="2D3B39EA" w14:textId="77777777" w:rsidR="00365949" w:rsidRDefault="00365949" w:rsidP="00365949">
      <w:pPr>
        <w:pStyle w:val="PreformattatoHTML"/>
        <w:rPr>
          <w:rStyle w:val="CodiceHTML"/>
          <w:rFonts w:eastAsiaTheme="majorEastAsia"/>
        </w:rPr>
      </w:pPr>
      <w:proofErr w:type="gramStart"/>
      <w:r>
        <w:rPr>
          <w:rStyle w:val="CodiceHTML"/>
          <w:rFonts w:eastAsiaTheme="majorEastAsia"/>
        </w:rPr>
        <w:t>│  •</w:t>
      </w:r>
      <w:proofErr w:type="gramEnd"/>
      <w:r>
        <w:rPr>
          <w:rStyle w:val="CodiceHTML"/>
          <w:rFonts w:eastAsiaTheme="majorEastAsia"/>
        </w:rPr>
        <w:t xml:space="preserve"> FLAIR                   │</w:t>
      </w:r>
    </w:p>
    <w:p w14:paraId="54297F41" w14:textId="77777777" w:rsidR="00365949" w:rsidRDefault="00365949" w:rsidP="00365949">
      <w:pPr>
        <w:pStyle w:val="PreformattatoHTML"/>
        <w:rPr>
          <w:rStyle w:val="CodiceHTML"/>
          <w:rFonts w:eastAsiaTheme="majorEastAsia"/>
        </w:rPr>
      </w:pPr>
      <w:proofErr w:type="gramStart"/>
      <w:r>
        <w:rPr>
          <w:rStyle w:val="CodiceHTML"/>
          <w:rFonts w:eastAsiaTheme="majorEastAsia"/>
        </w:rPr>
        <w:t>│  •</w:t>
      </w:r>
      <w:proofErr w:type="gramEnd"/>
      <w:r>
        <w:rPr>
          <w:rStyle w:val="CodiceHTML"/>
          <w:rFonts w:eastAsiaTheme="majorEastAsia"/>
        </w:rPr>
        <w:t xml:space="preserve"> tile-based execution    │</w:t>
      </w:r>
    </w:p>
    <w:p w14:paraId="5703B1C2" w14:textId="77777777" w:rsidR="00365949" w:rsidRDefault="00365949" w:rsidP="00365949">
      <w:pPr>
        <w:pStyle w:val="PreformattatoHTML"/>
        <w:rPr>
          <w:rStyle w:val="CodiceHTML"/>
          <w:rFonts w:eastAsiaTheme="majorEastAsia"/>
        </w:rPr>
      </w:pPr>
      <w:r>
        <w:rPr>
          <w:rStyle w:val="CodiceHTML"/>
          <w:rFonts w:eastAsiaTheme="majorEastAsia"/>
        </w:rPr>
        <w:t>│                            │</w:t>
      </w:r>
    </w:p>
    <w:p w14:paraId="43C754D0" w14:textId="77777777" w:rsidR="00365949" w:rsidRDefault="00365949" w:rsidP="00365949">
      <w:pPr>
        <w:pStyle w:val="PreformattatoHTML"/>
        <w:rPr>
          <w:rStyle w:val="CodiceHTML"/>
          <w:rFonts w:eastAsiaTheme="majorEastAsia"/>
        </w:rPr>
      </w:pPr>
      <w:proofErr w:type="gramStart"/>
      <w:r>
        <w:rPr>
          <w:rStyle w:val="CodiceHTML"/>
          <w:rFonts w:eastAsiaTheme="majorEastAsia"/>
        </w:rPr>
        <w:t>│  Reads</w:t>
      </w:r>
      <w:proofErr w:type="gramEnd"/>
      <w:r>
        <w:rPr>
          <w:rStyle w:val="CodiceHTML"/>
          <w:rFonts w:eastAsiaTheme="majorEastAsia"/>
        </w:rPr>
        <w:t xml:space="preserve"> from S3             │</w:t>
      </w:r>
    </w:p>
    <w:p w14:paraId="510D9AA2" w14:textId="77777777" w:rsidR="00365949" w:rsidRDefault="00365949" w:rsidP="00365949">
      <w:pPr>
        <w:pStyle w:val="PreformattatoHTML"/>
        <w:rPr>
          <w:rStyle w:val="CodiceHTML"/>
          <w:rFonts w:eastAsiaTheme="majorEastAsia"/>
        </w:rPr>
      </w:pPr>
      <w:proofErr w:type="gramStart"/>
      <w:r>
        <w:rPr>
          <w:rStyle w:val="CodiceHTML"/>
          <w:rFonts w:eastAsiaTheme="majorEastAsia"/>
        </w:rPr>
        <w:t>│  Writes</w:t>
      </w:r>
      <w:proofErr w:type="gramEnd"/>
      <w:r>
        <w:rPr>
          <w:rStyle w:val="CodiceHTML"/>
          <w:rFonts w:eastAsiaTheme="majorEastAsia"/>
        </w:rPr>
        <w:t xml:space="preserve"> status and output  │</w:t>
      </w:r>
    </w:p>
    <w:p w14:paraId="11F22859" w14:textId="77777777" w:rsidR="00365949" w:rsidRDefault="00365949" w:rsidP="00365949">
      <w:pPr>
        <w:pStyle w:val="PreformattatoHTML"/>
        <w:rPr>
          <w:rStyle w:val="CodiceHTML"/>
          <w:rFonts w:eastAsiaTheme="majorEastAsia"/>
        </w:rPr>
      </w:pPr>
      <w:r>
        <w:rPr>
          <w:rStyle w:val="CodiceHTML"/>
          <w:rFonts w:eastAsiaTheme="majorEastAsia"/>
        </w:rPr>
        <w:t>└────────────────────────────┘</w:t>
      </w:r>
    </w:p>
    <w:p w14:paraId="12029C9A" w14:textId="77777777" w:rsidR="00365949" w:rsidRDefault="00E429C4" w:rsidP="00365949">
      <w:r>
        <w:pict w14:anchorId="732EA931">
          <v:rect id="_x0000_i1032" style="width:0;height:1.5pt" o:hralign="center" o:hrstd="t" o:hr="t" fillcolor="#a0a0a0" stroked="f"/>
        </w:pict>
      </w:r>
    </w:p>
    <w:p w14:paraId="093E7140" w14:textId="77777777" w:rsidR="00365949" w:rsidRDefault="00365949" w:rsidP="00365949">
      <w:pPr>
        <w:pStyle w:val="Titolo2"/>
      </w:pPr>
      <w:r>
        <w:lastRenderedPageBreak/>
        <w:t>Main design decisions</w:t>
      </w:r>
    </w:p>
    <w:p w14:paraId="3B8B6BA8" w14:textId="77777777" w:rsidR="00365949" w:rsidRDefault="00365949" w:rsidP="00365949">
      <w:pPr>
        <w:pStyle w:val="Titolo3"/>
      </w:pPr>
      <w:r>
        <w:t>Execution model</w:t>
      </w:r>
    </w:p>
    <w:p w14:paraId="6EADE9D7" w14:textId="77777777" w:rsidR="00365949" w:rsidRDefault="00365949" w:rsidP="003E1298">
      <w:pPr>
        <w:pStyle w:val="NormaleWeb"/>
        <w:numPr>
          <w:ilvl w:val="0"/>
          <w:numId w:val="10"/>
        </w:numPr>
      </w:pPr>
      <w:r>
        <w:t>Batch-oriented processing</w:t>
      </w:r>
    </w:p>
    <w:p w14:paraId="20F0C6D5" w14:textId="77777777" w:rsidR="00365949" w:rsidRDefault="00365949" w:rsidP="003E1298">
      <w:pPr>
        <w:pStyle w:val="NormaleWeb"/>
        <w:numPr>
          <w:ilvl w:val="0"/>
          <w:numId w:val="10"/>
        </w:numPr>
      </w:pPr>
      <w:r>
        <w:t>Explicit user-triggered execution via SSH</w:t>
      </w:r>
    </w:p>
    <w:p w14:paraId="5008983E" w14:textId="77777777" w:rsidR="00365949" w:rsidRDefault="00365949" w:rsidP="003E1298">
      <w:pPr>
        <w:pStyle w:val="NormaleWeb"/>
        <w:numPr>
          <w:ilvl w:val="0"/>
          <w:numId w:val="10"/>
        </w:numPr>
      </w:pPr>
      <w:r>
        <w:t>No persistent services</w:t>
      </w:r>
    </w:p>
    <w:p w14:paraId="74C56B92" w14:textId="77777777" w:rsidR="00365949" w:rsidRDefault="00365949" w:rsidP="003E1298">
      <w:pPr>
        <w:pStyle w:val="NormaleWeb"/>
        <w:numPr>
          <w:ilvl w:val="0"/>
          <w:numId w:val="10"/>
        </w:numPr>
      </w:pPr>
      <w:r>
        <w:t>No background daemons</w:t>
      </w:r>
    </w:p>
    <w:p w14:paraId="54BCB334" w14:textId="77777777" w:rsidR="00365949" w:rsidRDefault="00365949" w:rsidP="003E1298">
      <w:pPr>
        <w:pStyle w:val="NormaleWeb"/>
        <w:numPr>
          <w:ilvl w:val="0"/>
          <w:numId w:val="10"/>
        </w:numPr>
      </w:pPr>
      <w:r>
        <w:t>Monitoring performed locally</w:t>
      </w:r>
    </w:p>
    <w:p w14:paraId="6633B2C5" w14:textId="77777777" w:rsidR="00365949" w:rsidRDefault="00365949" w:rsidP="00365949">
      <w:pPr>
        <w:pStyle w:val="Titolo3"/>
      </w:pPr>
      <w:r>
        <w:t>Configuration</w:t>
      </w:r>
    </w:p>
    <w:p w14:paraId="685E2A72" w14:textId="77777777" w:rsidR="00365949" w:rsidRDefault="00365949" w:rsidP="003E1298">
      <w:pPr>
        <w:pStyle w:val="NormaleWeb"/>
        <w:numPr>
          <w:ilvl w:val="0"/>
          <w:numId w:val="11"/>
        </w:numPr>
      </w:pPr>
      <w:r>
        <w:t>A single master YAML configuration file, used locally only</w:t>
      </w:r>
    </w:p>
    <w:p w14:paraId="7F8F536B" w14:textId="77777777" w:rsidR="00365949" w:rsidRDefault="00365949" w:rsidP="003E1298">
      <w:pPr>
        <w:pStyle w:val="NormaleWeb"/>
        <w:numPr>
          <w:ilvl w:val="0"/>
          <w:numId w:val="11"/>
        </w:numPr>
      </w:pPr>
      <w:r>
        <w:t>Cloud execution is configuration-free</w:t>
      </w:r>
    </w:p>
    <w:p w14:paraId="38802150" w14:textId="77777777" w:rsidR="00365949" w:rsidRDefault="00365949" w:rsidP="003E1298">
      <w:pPr>
        <w:pStyle w:val="NormaleWeb"/>
        <w:numPr>
          <w:ilvl w:val="0"/>
          <w:numId w:val="11"/>
        </w:numPr>
      </w:pPr>
      <w:r>
        <w:t>Execution driven by conventions and object storage layout</w:t>
      </w:r>
    </w:p>
    <w:p w14:paraId="268AD434" w14:textId="77777777" w:rsidR="00365949" w:rsidRDefault="00365949" w:rsidP="00365949">
      <w:pPr>
        <w:pStyle w:val="Titolo3"/>
      </w:pPr>
      <w:r>
        <w:t>Identification</w:t>
      </w:r>
    </w:p>
    <w:p w14:paraId="36FB9613" w14:textId="77777777" w:rsidR="00365949" w:rsidRDefault="00365949" w:rsidP="00365949">
      <w:pPr>
        <w:pStyle w:val="NormaleWeb"/>
      </w:pPr>
      <w:r>
        <w:t xml:space="preserve">Each execution run </w:t>
      </w:r>
      <w:proofErr w:type="gramStart"/>
      <w:r>
        <w:t>is uniquely identified</w:t>
      </w:r>
      <w:proofErr w:type="gramEnd"/>
      <w:r>
        <w:t xml:space="preserve"> by:</w:t>
      </w:r>
    </w:p>
    <w:p w14:paraId="6CB91FCE" w14:textId="2216E3BE" w:rsidR="00365949" w:rsidRDefault="00365949" w:rsidP="5F89189B">
      <w:pPr>
        <w:pStyle w:val="PreformattatoHTML"/>
        <w:rPr>
          <w:rStyle w:val="CodiceHTML"/>
          <w:rFonts w:eastAsiaTheme="majorEastAsia"/>
        </w:rPr>
      </w:pPr>
      <w:commentRangeStart w:id="41"/>
      <w:r w:rsidRPr="5F89189B">
        <w:rPr>
          <w:rStyle w:val="hljs-tag"/>
        </w:rPr>
        <w:t>&lt;</w:t>
      </w:r>
      <w:r w:rsidRPr="5F89189B">
        <w:rPr>
          <w:rStyle w:val="hljs-name"/>
        </w:rPr>
        <w:t>COUNTRY</w:t>
      </w:r>
      <w:r w:rsidRPr="5F89189B">
        <w:rPr>
          <w:rStyle w:val="CodiceHTML"/>
          <w:rFonts w:eastAsiaTheme="majorEastAsia"/>
        </w:rPr>
        <w:t>&gt;/</w:t>
      </w:r>
      <w:r w:rsidRPr="5F89189B">
        <w:rPr>
          <w:rStyle w:val="hljs-tag"/>
        </w:rPr>
        <w:t>&lt;</w:t>
      </w:r>
      <w:r w:rsidRPr="5F89189B">
        <w:rPr>
          <w:rStyle w:val="hljs-name"/>
        </w:rPr>
        <w:t>REGION</w:t>
      </w:r>
      <w:r w:rsidRPr="5F89189B">
        <w:rPr>
          <w:rStyle w:val="CodiceHTML"/>
          <w:rFonts w:eastAsiaTheme="majorEastAsia"/>
        </w:rPr>
        <w:t>&gt;/</w:t>
      </w:r>
      <w:r w:rsidRPr="5F89189B">
        <w:rPr>
          <w:rStyle w:val="hljs-tag"/>
        </w:rPr>
        <w:t>&lt;</w:t>
      </w:r>
      <w:ins w:id="42" w:author="Fabrizio De Fausti" w:date="2026-01-23T15:54:00Z">
        <w:r w:rsidR="007C49D1">
          <w:rPr>
            <w:rStyle w:val="hljs-name"/>
          </w:rPr>
          <w:t>YEAR</w:t>
        </w:r>
      </w:ins>
      <w:del w:id="43" w:author="Fabrizio De Fausti" w:date="2026-01-23T15:54:00Z">
        <w:r w:rsidRPr="5F89189B" w:rsidDel="007C49D1">
          <w:rPr>
            <w:rStyle w:val="hljs-name"/>
          </w:rPr>
          <w:delText>DATE</w:delText>
        </w:r>
      </w:del>
      <w:r w:rsidRPr="5F89189B">
        <w:rPr>
          <w:rStyle w:val="CodiceHTML"/>
          <w:rFonts w:eastAsiaTheme="majorEastAsia"/>
        </w:rPr>
        <w:t>&gt;</w:t>
      </w:r>
      <w:commentRangeEnd w:id="41"/>
      <w:r>
        <w:commentReference w:id="41"/>
      </w:r>
    </w:p>
    <w:p w14:paraId="150617ED" w14:textId="77777777" w:rsidR="00365949" w:rsidRDefault="00365949" w:rsidP="00365949">
      <w:pPr>
        <w:pStyle w:val="NormaleWeb"/>
      </w:pPr>
      <w:r>
        <w:t>This identifier defines an immutable namespace in object storage.</w:t>
      </w:r>
    </w:p>
    <w:p w14:paraId="25D09CC4" w14:textId="77777777" w:rsidR="00365949" w:rsidRDefault="00365949" w:rsidP="00365949">
      <w:pPr>
        <w:pStyle w:val="Titolo3"/>
      </w:pPr>
      <w:r>
        <w:t>State management</w:t>
      </w:r>
    </w:p>
    <w:p w14:paraId="4F1AD17C" w14:textId="77777777" w:rsidR="00365949" w:rsidRDefault="00365949" w:rsidP="003E1298">
      <w:pPr>
        <w:pStyle w:val="NormaleWeb"/>
        <w:numPr>
          <w:ilvl w:val="0"/>
          <w:numId w:val="12"/>
        </w:numPr>
      </w:pPr>
      <w:r>
        <w:t>Execution state tracked at tile level and stored in object storage</w:t>
      </w:r>
    </w:p>
    <w:p w14:paraId="52E36A6C" w14:textId="0CAA8148" w:rsidR="00365949" w:rsidDel="007C49D1" w:rsidRDefault="00365949" w:rsidP="003E1298">
      <w:pPr>
        <w:pStyle w:val="NormaleWeb"/>
        <w:numPr>
          <w:ilvl w:val="0"/>
          <w:numId w:val="12"/>
        </w:numPr>
        <w:rPr>
          <w:del w:id="44" w:author="Fabrizio De Fausti" w:date="2026-01-23T15:55:00Z"/>
        </w:rPr>
      </w:pPr>
      <w:commentRangeStart w:id="45"/>
      <w:commentRangeStart w:id="46"/>
      <w:del w:id="47" w:author="Fabrizio De Fausti" w:date="2026-01-23T15:55:00Z">
        <w:r w:rsidDel="007C49D1">
          <w:delText>No state stored in memory or on the compute VM</w:delText>
        </w:r>
        <w:commentRangeEnd w:id="45"/>
        <w:r w:rsidDel="007C49D1">
          <w:commentReference w:id="45"/>
        </w:r>
        <w:commentRangeEnd w:id="46"/>
        <w:r w:rsidR="007C49D1" w:rsidDel="007C49D1">
          <w:rPr>
            <w:rStyle w:val="Rimandocommento"/>
            <w:rFonts w:asciiTheme="minorHAnsi" w:eastAsiaTheme="minorHAnsi" w:hAnsiTheme="minorHAnsi" w:cstheme="minorBidi"/>
            <w:lang w:eastAsia="en-US"/>
          </w:rPr>
          <w:commentReference w:id="46"/>
        </w:r>
      </w:del>
    </w:p>
    <w:p w14:paraId="79768C0B" w14:textId="77777777" w:rsidR="00365949" w:rsidRDefault="00365949" w:rsidP="00365949">
      <w:pPr>
        <w:pStyle w:val="Titolo3"/>
      </w:pPr>
      <w:r>
        <w:t>Security</w:t>
      </w:r>
    </w:p>
    <w:p w14:paraId="53E787E4" w14:textId="77777777" w:rsidR="00365949" w:rsidRDefault="00365949" w:rsidP="003E1298">
      <w:pPr>
        <w:pStyle w:val="NormaleWeb"/>
        <w:numPr>
          <w:ilvl w:val="0"/>
          <w:numId w:val="13"/>
        </w:numPr>
      </w:pPr>
      <w:r>
        <w:t>Object storage credentials provided via environment variables</w:t>
      </w:r>
    </w:p>
    <w:p w14:paraId="74552671" w14:textId="77777777" w:rsidR="00365949" w:rsidRDefault="00365949" w:rsidP="003E1298">
      <w:pPr>
        <w:pStyle w:val="NormaleWeb"/>
        <w:numPr>
          <w:ilvl w:val="0"/>
          <w:numId w:val="13"/>
        </w:numPr>
      </w:pPr>
      <w:r>
        <w:t>No credentials stored in configuration files or code</w:t>
      </w:r>
    </w:p>
    <w:p w14:paraId="01B0BD7B" w14:textId="77777777" w:rsidR="00365949" w:rsidRDefault="00365949" w:rsidP="003E1298">
      <w:pPr>
        <w:pStyle w:val="NormaleWeb"/>
        <w:numPr>
          <w:ilvl w:val="0"/>
          <w:numId w:val="13"/>
        </w:numPr>
      </w:pPr>
      <w:r>
        <w:t>SSH access limited to execution operations only</w:t>
      </w:r>
    </w:p>
    <w:p w14:paraId="7461D80B" w14:textId="77777777" w:rsidR="00365949" w:rsidRDefault="00E429C4" w:rsidP="00365949">
      <w:r>
        <w:pict w14:anchorId="601DB030">
          <v:rect id="_x0000_i1033" style="width:0;height:1.5pt" o:hralign="center" o:hrstd="t" o:hr="t" fillcolor="#a0a0a0" stroked="f"/>
        </w:pict>
      </w:r>
    </w:p>
    <w:p w14:paraId="68AA1F53" w14:textId="77777777" w:rsidR="00365949" w:rsidRDefault="00365949" w:rsidP="00365949">
      <w:pPr>
        <w:pStyle w:val="Titolo2"/>
      </w:pPr>
      <w:r>
        <w:t>User interaction and CLI workflow</w:t>
      </w:r>
    </w:p>
    <w:p w14:paraId="61809156" w14:textId="77777777" w:rsidR="00365949" w:rsidRDefault="00365949" w:rsidP="00365949">
      <w:pPr>
        <w:pStyle w:val="Titolo3"/>
      </w:pPr>
      <w:r>
        <w:t>Project identifier (mandatory)</w:t>
      </w:r>
    </w:p>
    <w:p w14:paraId="1C547672" w14:textId="77777777" w:rsidR="00365949" w:rsidRDefault="00365949" w:rsidP="00365949">
      <w:pPr>
        <w:pStyle w:val="PreformattatoHTML"/>
        <w:rPr>
          <w:rStyle w:val="CodiceHTML"/>
          <w:rFonts w:eastAsiaTheme="majorEastAsia"/>
        </w:rPr>
      </w:pPr>
      <w:r>
        <w:rPr>
          <w:rStyle w:val="hljs-tag"/>
        </w:rPr>
        <w:t>&lt;</w:t>
      </w:r>
      <w:r>
        <w:rPr>
          <w:rStyle w:val="hljs-name"/>
        </w:rPr>
        <w:t>COUNTRY</w:t>
      </w:r>
      <w:r>
        <w:rPr>
          <w:rStyle w:val="CodiceHTML"/>
          <w:rFonts w:eastAsiaTheme="majorEastAsia"/>
        </w:rPr>
        <w:t>&gt;/</w:t>
      </w:r>
      <w:r>
        <w:rPr>
          <w:rStyle w:val="hljs-tag"/>
        </w:rPr>
        <w:t>&lt;</w:t>
      </w:r>
      <w:r>
        <w:rPr>
          <w:rStyle w:val="hljs-name"/>
        </w:rPr>
        <w:t>REGION</w:t>
      </w:r>
      <w:r>
        <w:rPr>
          <w:rStyle w:val="CodiceHTML"/>
          <w:rFonts w:eastAsiaTheme="majorEastAsia"/>
        </w:rPr>
        <w:t>&gt;/</w:t>
      </w:r>
      <w:r>
        <w:rPr>
          <w:rStyle w:val="hljs-tag"/>
        </w:rPr>
        <w:t>&lt;</w:t>
      </w:r>
      <w:r>
        <w:rPr>
          <w:rStyle w:val="hljs-name"/>
        </w:rPr>
        <w:t>DATE</w:t>
      </w:r>
      <w:r>
        <w:rPr>
          <w:rStyle w:val="CodiceHTML"/>
          <w:rFonts w:eastAsiaTheme="majorEastAsia"/>
        </w:rPr>
        <w:t>&gt;</w:t>
      </w:r>
    </w:p>
    <w:p w14:paraId="6F50C3F6" w14:textId="77777777" w:rsidR="00365949" w:rsidRDefault="00365949" w:rsidP="5F89189B">
      <w:pPr>
        <w:pStyle w:val="PreformattatoHTML"/>
        <w:rPr>
          <w:rStyle w:val="CodiceHTML"/>
          <w:rFonts w:eastAsiaTheme="majorEastAsia"/>
        </w:rPr>
      </w:pPr>
      <w:r w:rsidRPr="5F89189B">
        <w:rPr>
          <w:rStyle w:val="CodiceHTML"/>
          <w:rFonts w:eastAsiaTheme="majorEastAsia"/>
        </w:rPr>
        <w:t xml:space="preserve">Example: </w:t>
      </w:r>
      <w:commentRangeStart w:id="48"/>
      <w:r w:rsidRPr="5F89189B">
        <w:rPr>
          <w:rStyle w:val="CodiceHTML"/>
          <w:rFonts w:eastAsiaTheme="majorEastAsia"/>
        </w:rPr>
        <w:t>IT/Lazio/2025</w:t>
      </w:r>
      <w:del w:id="49" w:author="Fabrizio De Fausti" w:date="2026-01-23T15:54:00Z">
        <w:r w:rsidRPr="5F89189B" w:rsidDel="007C49D1">
          <w:rPr>
            <w:rStyle w:val="CodiceHTML"/>
            <w:rFonts w:eastAsiaTheme="majorEastAsia"/>
          </w:rPr>
          <w:delText>-03-01</w:delText>
        </w:r>
      </w:del>
      <w:commentRangeEnd w:id="48"/>
      <w:r>
        <w:commentReference w:id="48"/>
      </w:r>
    </w:p>
    <w:p w14:paraId="087A9853" w14:textId="77777777" w:rsidR="00365949" w:rsidRDefault="00365949" w:rsidP="00365949">
      <w:pPr>
        <w:pStyle w:val="Titolo3"/>
      </w:pPr>
      <w:r>
        <w:t xml:space="preserve">Step 1 – Local </w:t>
      </w:r>
      <w:proofErr w:type="spellStart"/>
      <w:r>
        <w:t>preprocessing</w:t>
      </w:r>
      <w:proofErr w:type="spellEnd"/>
    </w:p>
    <w:p w14:paraId="6232679D" w14:textId="77777777" w:rsidR="00365949" w:rsidRDefault="00365949" w:rsidP="00365949">
      <w:pPr>
        <w:pStyle w:val="PreformattatoHTML"/>
        <w:rPr>
          <w:rStyle w:val="CodiceHTML"/>
          <w:rFonts w:eastAsiaTheme="majorEastAsia"/>
        </w:rPr>
      </w:pPr>
      <w:proofErr w:type="spellStart"/>
      <w:r>
        <w:rPr>
          <w:rStyle w:val="CodiceHTML"/>
          <w:rFonts w:eastAsiaTheme="majorEastAsia"/>
        </w:rPr>
        <w:t>preprocess_landcover</w:t>
      </w:r>
      <w:proofErr w:type="spellEnd"/>
      <w:r>
        <w:rPr>
          <w:rStyle w:val="CodiceHTML"/>
          <w:rFonts w:eastAsiaTheme="majorEastAsia"/>
        </w:rPr>
        <w:t xml:space="preserve"> --</w:t>
      </w:r>
      <w:proofErr w:type="spellStart"/>
      <w:r>
        <w:rPr>
          <w:rStyle w:val="CodiceHTML"/>
          <w:rFonts w:eastAsiaTheme="majorEastAsia"/>
        </w:rPr>
        <w:t>config</w:t>
      </w:r>
      <w:proofErr w:type="spellEnd"/>
      <w:r>
        <w:rPr>
          <w:rStyle w:val="CodiceHTML"/>
          <w:rFonts w:eastAsiaTheme="majorEastAsia"/>
        </w:rPr>
        <w:t xml:space="preserve"> </w:t>
      </w:r>
      <w:proofErr w:type="spellStart"/>
      <w:r>
        <w:rPr>
          <w:rStyle w:val="CodiceHTML"/>
          <w:rFonts w:eastAsiaTheme="majorEastAsia"/>
        </w:rPr>
        <w:t>master.yml</w:t>
      </w:r>
      <w:proofErr w:type="spellEnd"/>
      <w:r>
        <w:rPr>
          <w:rStyle w:val="CodiceHTML"/>
          <w:rFonts w:eastAsiaTheme="majorEastAsia"/>
        </w:rPr>
        <w:t xml:space="preserve"> --input /data/</w:t>
      </w:r>
      <w:proofErr w:type="spellStart"/>
      <w:r>
        <w:rPr>
          <w:rStyle w:val="CodiceHTML"/>
          <w:rFonts w:eastAsiaTheme="majorEastAsia"/>
        </w:rPr>
        <w:t>orthophotos</w:t>
      </w:r>
      <w:proofErr w:type="spellEnd"/>
      <w:r>
        <w:rPr>
          <w:rStyle w:val="CodiceHTML"/>
          <w:rFonts w:eastAsiaTheme="majorEastAsia"/>
        </w:rPr>
        <w:t>/</w:t>
      </w:r>
    </w:p>
    <w:p w14:paraId="42BDEC78" w14:textId="77777777" w:rsidR="00365949" w:rsidRDefault="00365949" w:rsidP="003E1298">
      <w:pPr>
        <w:pStyle w:val="NormaleWeb"/>
        <w:numPr>
          <w:ilvl w:val="0"/>
          <w:numId w:val="14"/>
        </w:numPr>
      </w:pPr>
      <w:r>
        <w:t>Executed locally</w:t>
      </w:r>
    </w:p>
    <w:p w14:paraId="0B2589CB" w14:textId="77777777" w:rsidR="00365949" w:rsidRDefault="00365949" w:rsidP="003E1298">
      <w:pPr>
        <w:pStyle w:val="NormaleWeb"/>
        <w:numPr>
          <w:ilvl w:val="0"/>
          <w:numId w:val="14"/>
        </w:numPr>
      </w:pPr>
      <w:r>
        <w:t>Reads the master configuration file</w:t>
      </w:r>
    </w:p>
    <w:p w14:paraId="3A23EE30" w14:textId="77777777" w:rsidR="00365949" w:rsidRDefault="00365949" w:rsidP="003E1298">
      <w:pPr>
        <w:pStyle w:val="NormaleWeb"/>
        <w:numPr>
          <w:ilvl w:val="0"/>
          <w:numId w:val="14"/>
        </w:numPr>
      </w:pPr>
      <w:r>
        <w:t>Prepares and uploads data to object storage</w:t>
      </w:r>
    </w:p>
    <w:p w14:paraId="0F757F2F" w14:textId="77777777" w:rsidR="00365949" w:rsidRDefault="00365949" w:rsidP="00365949">
      <w:pPr>
        <w:pStyle w:val="Titolo3"/>
      </w:pPr>
      <w:r>
        <w:t>Step 2 – Start inference (via SSH)</w:t>
      </w:r>
    </w:p>
    <w:p w14:paraId="299CD616" w14:textId="77777777" w:rsidR="00365949" w:rsidRDefault="00365949" w:rsidP="00365949">
      <w:pPr>
        <w:pStyle w:val="PreformattatoHTML"/>
        <w:rPr>
          <w:rStyle w:val="CodiceHTML"/>
          <w:rFonts w:eastAsiaTheme="majorEastAsia"/>
        </w:rPr>
      </w:pPr>
      <w:proofErr w:type="spellStart"/>
      <w:proofErr w:type="gramStart"/>
      <w:r>
        <w:rPr>
          <w:rStyle w:val="CodiceHTML"/>
          <w:rFonts w:eastAsiaTheme="majorEastAsia"/>
        </w:rPr>
        <w:t>ssh</w:t>
      </w:r>
      <w:proofErr w:type="spellEnd"/>
      <w:proofErr w:type="gramEnd"/>
      <w:r>
        <w:rPr>
          <w:rStyle w:val="CodiceHTML"/>
          <w:rFonts w:eastAsiaTheme="majorEastAsia"/>
        </w:rPr>
        <w:t xml:space="preserve"> wp7-gpu-vm</w:t>
      </w:r>
    </w:p>
    <w:p w14:paraId="00CDE3AF" w14:textId="77777777" w:rsidR="00365949" w:rsidRDefault="00365949" w:rsidP="00365949">
      <w:pPr>
        <w:pStyle w:val="PreformattatoHTML"/>
        <w:rPr>
          <w:rStyle w:val="CodiceHTML"/>
          <w:rFonts w:eastAsiaTheme="majorEastAsia"/>
        </w:rPr>
      </w:pPr>
      <w:proofErr w:type="spellStart"/>
      <w:r>
        <w:rPr>
          <w:rStyle w:val="CodiceHTML"/>
          <w:rFonts w:eastAsiaTheme="majorEastAsia"/>
        </w:rPr>
        <w:t>run_process</w:t>
      </w:r>
      <w:proofErr w:type="spellEnd"/>
      <w:r>
        <w:rPr>
          <w:rStyle w:val="CodiceHTML"/>
          <w:rFonts w:eastAsiaTheme="majorEastAsia"/>
        </w:rPr>
        <w:t xml:space="preserve"> --project IT/Lazio/2025-03-01</w:t>
      </w:r>
    </w:p>
    <w:p w14:paraId="75A4744E" w14:textId="77777777" w:rsidR="00365949" w:rsidRDefault="00365949" w:rsidP="003E1298">
      <w:pPr>
        <w:pStyle w:val="NormaleWeb"/>
        <w:numPr>
          <w:ilvl w:val="0"/>
          <w:numId w:val="15"/>
        </w:numPr>
      </w:pPr>
      <w:r>
        <w:lastRenderedPageBreak/>
        <w:t>Explicit user-triggered execution</w:t>
      </w:r>
    </w:p>
    <w:p w14:paraId="410EDC55" w14:textId="77777777" w:rsidR="00365949" w:rsidRDefault="00365949" w:rsidP="003E1298">
      <w:pPr>
        <w:pStyle w:val="NormaleWeb"/>
        <w:numPr>
          <w:ilvl w:val="0"/>
          <w:numId w:val="15"/>
        </w:numPr>
      </w:pPr>
      <w:r>
        <w:t>GPU-based computation in the cloud</w:t>
      </w:r>
    </w:p>
    <w:p w14:paraId="722781F7" w14:textId="77777777" w:rsidR="00365949" w:rsidRDefault="00365949" w:rsidP="003E1298">
      <w:pPr>
        <w:pStyle w:val="NormaleWeb"/>
        <w:numPr>
          <w:ilvl w:val="0"/>
          <w:numId w:val="15"/>
        </w:numPr>
      </w:pPr>
      <w:r>
        <w:t>Deterministic execution driven by S3 structure</w:t>
      </w:r>
    </w:p>
    <w:p w14:paraId="70B1DFCE" w14:textId="77777777" w:rsidR="00365949" w:rsidRDefault="00365949" w:rsidP="00365949">
      <w:pPr>
        <w:pStyle w:val="Titolo3"/>
      </w:pPr>
      <w:r>
        <w:t>Step 3 – Monitoring</w:t>
      </w:r>
    </w:p>
    <w:p w14:paraId="72E3E46F" w14:textId="77777777" w:rsidR="00365949" w:rsidRDefault="00365949" w:rsidP="00365949">
      <w:pPr>
        <w:pStyle w:val="PreformattatoHTML"/>
        <w:rPr>
          <w:rStyle w:val="CodiceHTML"/>
          <w:rFonts w:eastAsiaTheme="majorEastAsia"/>
        </w:rPr>
      </w:pPr>
      <w:proofErr w:type="spellStart"/>
      <w:r>
        <w:rPr>
          <w:rStyle w:val="CodiceHTML"/>
          <w:rFonts w:eastAsiaTheme="majorEastAsia"/>
        </w:rPr>
        <w:t>monitor_landcover</w:t>
      </w:r>
      <w:proofErr w:type="spellEnd"/>
      <w:r>
        <w:rPr>
          <w:rStyle w:val="CodiceHTML"/>
          <w:rFonts w:eastAsiaTheme="majorEastAsia"/>
        </w:rPr>
        <w:t xml:space="preserve"> --project IT/Lazio/2025-03-01</w:t>
      </w:r>
    </w:p>
    <w:p w14:paraId="2BBF673E" w14:textId="77777777" w:rsidR="00365949" w:rsidRDefault="00365949" w:rsidP="003E1298">
      <w:pPr>
        <w:pStyle w:val="NormaleWeb"/>
        <w:numPr>
          <w:ilvl w:val="0"/>
          <w:numId w:val="16"/>
        </w:numPr>
      </w:pPr>
      <w:r>
        <w:t>Reads execution state from object storage</w:t>
      </w:r>
    </w:p>
    <w:p w14:paraId="68E8852C" w14:textId="77777777" w:rsidR="00365949" w:rsidRDefault="00365949" w:rsidP="003E1298">
      <w:pPr>
        <w:pStyle w:val="NormaleWeb"/>
        <w:numPr>
          <w:ilvl w:val="0"/>
          <w:numId w:val="16"/>
        </w:numPr>
      </w:pPr>
      <w:r>
        <w:t>Reports progress and completion</w:t>
      </w:r>
    </w:p>
    <w:p w14:paraId="3B49C60C" w14:textId="77777777" w:rsidR="00365949" w:rsidRDefault="00365949" w:rsidP="00365949">
      <w:pPr>
        <w:pStyle w:val="Titolo3"/>
      </w:pPr>
      <w:r>
        <w:t>Step 4 – Download results</w:t>
      </w:r>
    </w:p>
    <w:p w14:paraId="183F84C4" w14:textId="77777777" w:rsidR="00365949" w:rsidRDefault="00365949" w:rsidP="00365949">
      <w:pPr>
        <w:pStyle w:val="PreformattatoHTML"/>
        <w:rPr>
          <w:rStyle w:val="CodiceHTML"/>
          <w:rFonts w:eastAsiaTheme="majorEastAsia"/>
        </w:rPr>
      </w:pPr>
      <w:proofErr w:type="spellStart"/>
      <w:r>
        <w:rPr>
          <w:rStyle w:val="CodiceHTML"/>
          <w:rFonts w:eastAsiaTheme="majorEastAsia"/>
        </w:rPr>
        <w:t>download_landcover</w:t>
      </w:r>
      <w:proofErr w:type="spellEnd"/>
      <w:r>
        <w:rPr>
          <w:rStyle w:val="CodiceHTML"/>
          <w:rFonts w:eastAsiaTheme="majorEastAsia"/>
        </w:rPr>
        <w:t xml:space="preserve"> --project IT/Lazio/2025-03-01 --output /data/</w:t>
      </w:r>
      <w:proofErr w:type="spellStart"/>
      <w:r>
        <w:rPr>
          <w:rStyle w:val="CodiceHTML"/>
          <w:rFonts w:eastAsiaTheme="majorEastAsia"/>
        </w:rPr>
        <w:t>orthophotos</w:t>
      </w:r>
      <w:proofErr w:type="spellEnd"/>
      <w:r>
        <w:rPr>
          <w:rStyle w:val="CodiceHTML"/>
          <w:rFonts w:eastAsiaTheme="majorEastAsia"/>
        </w:rPr>
        <w:t>/ --tile all</w:t>
      </w:r>
    </w:p>
    <w:p w14:paraId="57D514D7" w14:textId="77777777" w:rsidR="00365949" w:rsidRDefault="00365949" w:rsidP="003E1298">
      <w:pPr>
        <w:pStyle w:val="NormaleWeb"/>
        <w:numPr>
          <w:ilvl w:val="0"/>
          <w:numId w:val="17"/>
        </w:numPr>
      </w:pPr>
      <w:r>
        <w:t>Downloads outputs from object storage</w:t>
      </w:r>
    </w:p>
    <w:p w14:paraId="248D5A71" w14:textId="77777777" w:rsidR="00365949" w:rsidRDefault="00365949" w:rsidP="003E1298">
      <w:pPr>
        <w:pStyle w:val="NormaleWeb"/>
        <w:numPr>
          <w:ilvl w:val="0"/>
          <w:numId w:val="17"/>
        </w:numPr>
      </w:pPr>
      <w:r>
        <w:t>No direct access to the compute VM required</w:t>
      </w:r>
    </w:p>
    <w:p w14:paraId="5DD36ED3" w14:textId="77777777" w:rsidR="00365949" w:rsidRDefault="00E429C4" w:rsidP="00365949">
      <w:r>
        <w:pict w14:anchorId="6DFD1726">
          <v:rect id="_x0000_i1034" style="width:0;height:1.5pt" o:hralign="center" o:hrstd="t" o:hr="t" fillcolor="#a0a0a0" stroked="f"/>
        </w:pict>
      </w:r>
    </w:p>
    <w:p w14:paraId="134F8353"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w:t>
      </w:r>
    </w:p>
    <w:p w14:paraId="6C6DC57E"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commentRangeStart w:id="50"/>
      <w:r w:rsidRPr="003E1298">
        <w:rPr>
          <w:rFonts w:ascii="Courier New" w:hAnsi="Courier New" w:cs="Courier New"/>
        </w:rPr>
        <w:t>Land Cover Pipeline – Master Configuration (v1)</w:t>
      </w:r>
    </w:p>
    <w:p w14:paraId="4A3E5168"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WP7 / AIML4OS</w:t>
      </w:r>
      <w:commentRangeEnd w:id="50"/>
      <w:r w:rsidR="004153E0">
        <w:rPr>
          <w:rStyle w:val="Rimandocommento"/>
          <w:rFonts w:asciiTheme="minorHAnsi" w:eastAsiaTheme="minorHAnsi" w:hAnsiTheme="minorHAnsi" w:cstheme="minorBidi"/>
          <w:lang w:eastAsia="en-US"/>
        </w:rPr>
        <w:commentReference w:id="50"/>
      </w:r>
    </w:p>
    <w:p w14:paraId="53C5EC81"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w:t>
      </w:r>
    </w:p>
    <w:p w14:paraId="6B0EF604" w14:textId="77777777" w:rsidR="00365949" w:rsidRPr="003E1298" w:rsidRDefault="00365949" w:rsidP="00365949">
      <w:pPr>
        <w:pStyle w:val="NormaleWeb"/>
        <w:spacing w:before="0" w:beforeAutospacing="0" w:after="0" w:afterAutospacing="0"/>
        <w:rPr>
          <w:rFonts w:ascii="Courier New" w:hAnsi="Courier New" w:cs="Courier New"/>
        </w:rPr>
      </w:pPr>
    </w:p>
    <w:p w14:paraId="3800D989" w14:textId="77777777" w:rsidR="00365949" w:rsidRPr="003E1298" w:rsidRDefault="00365949" w:rsidP="00365949">
      <w:pPr>
        <w:pStyle w:val="NormaleWeb"/>
        <w:spacing w:before="0" w:beforeAutospacing="0" w:after="0" w:afterAutospacing="0"/>
        <w:rPr>
          <w:rFonts w:ascii="Courier New" w:hAnsi="Courier New" w:cs="Courier New"/>
        </w:rPr>
      </w:pPr>
      <w:proofErr w:type="gramStart"/>
      <w:r w:rsidRPr="003E1298">
        <w:rPr>
          <w:rFonts w:ascii="Courier New" w:hAnsi="Courier New" w:cs="Courier New"/>
        </w:rPr>
        <w:t>project</w:t>
      </w:r>
      <w:proofErr w:type="gramEnd"/>
      <w:r w:rsidRPr="003E1298">
        <w:rPr>
          <w:rFonts w:ascii="Courier New" w:hAnsi="Courier New" w:cs="Courier New"/>
        </w:rPr>
        <w:t>:</w:t>
      </w:r>
    </w:p>
    <w:p w14:paraId="13A62DC5" w14:textId="77777777" w:rsidR="00365949" w:rsidRPr="003E1298" w:rsidRDefault="00365949" w:rsidP="5F89189B">
      <w:pPr>
        <w:pStyle w:val="NormaleWeb"/>
        <w:spacing w:before="0" w:beforeAutospacing="0" w:after="0" w:afterAutospacing="0"/>
        <w:rPr>
          <w:rFonts w:ascii="Courier New" w:hAnsi="Courier New" w:cs="Courier New"/>
        </w:rPr>
      </w:pPr>
      <w:r w:rsidRPr="5F89189B">
        <w:rPr>
          <w:rFonts w:ascii="Courier New" w:hAnsi="Courier New" w:cs="Courier New"/>
        </w:rPr>
        <w:t xml:space="preserve">  </w:t>
      </w:r>
      <w:commentRangeStart w:id="51"/>
      <w:proofErr w:type="gramStart"/>
      <w:r w:rsidRPr="5F89189B">
        <w:rPr>
          <w:rFonts w:ascii="Courier New" w:hAnsi="Courier New" w:cs="Courier New"/>
        </w:rPr>
        <w:t>country</w:t>
      </w:r>
      <w:proofErr w:type="gramEnd"/>
      <w:r w:rsidRPr="5F89189B">
        <w:rPr>
          <w:rFonts w:ascii="Courier New" w:hAnsi="Courier New" w:cs="Courier New"/>
        </w:rPr>
        <w:t>: IT</w:t>
      </w:r>
    </w:p>
    <w:p w14:paraId="69369F9A"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region</w:t>
      </w:r>
      <w:proofErr w:type="gramEnd"/>
      <w:r w:rsidRPr="003E1298">
        <w:rPr>
          <w:rFonts w:ascii="Courier New" w:hAnsi="Courier New" w:cs="Courier New"/>
        </w:rPr>
        <w:t>: Lazio</w:t>
      </w:r>
    </w:p>
    <w:p w14:paraId="6F95CA42" w14:textId="529915B0" w:rsidR="00365949" w:rsidRPr="003E1298" w:rsidRDefault="00365949" w:rsidP="5F89189B">
      <w:pPr>
        <w:pStyle w:val="NormaleWeb"/>
        <w:spacing w:before="0" w:beforeAutospacing="0" w:after="0" w:afterAutospacing="0"/>
        <w:rPr>
          <w:rFonts w:ascii="Courier New" w:hAnsi="Courier New" w:cs="Courier New"/>
        </w:rPr>
      </w:pPr>
      <w:r w:rsidRPr="5F89189B">
        <w:rPr>
          <w:rFonts w:ascii="Courier New" w:hAnsi="Courier New" w:cs="Courier New"/>
        </w:rPr>
        <w:t xml:space="preserve">  </w:t>
      </w:r>
      <w:del w:id="52" w:author="Fabrizio De Fausti" w:date="2026-01-23T15:55:00Z">
        <w:r w:rsidRPr="5F89189B" w:rsidDel="007C49D1">
          <w:rPr>
            <w:rFonts w:ascii="Courier New" w:hAnsi="Courier New" w:cs="Courier New"/>
          </w:rPr>
          <w:delText>date</w:delText>
        </w:r>
      </w:del>
      <w:proofErr w:type="gramStart"/>
      <w:ins w:id="53" w:author="Fabrizio De Fausti" w:date="2026-01-23T15:55:00Z">
        <w:r w:rsidR="007C49D1">
          <w:rPr>
            <w:rFonts w:ascii="Courier New" w:hAnsi="Courier New" w:cs="Courier New"/>
          </w:rPr>
          <w:t>ye</w:t>
        </w:r>
      </w:ins>
      <w:ins w:id="54" w:author="Fabrizio De Fausti" w:date="2026-01-23T15:56:00Z">
        <w:r w:rsidR="007C49D1">
          <w:rPr>
            <w:rFonts w:ascii="Courier New" w:hAnsi="Courier New" w:cs="Courier New"/>
          </w:rPr>
          <w:t>ar</w:t>
        </w:r>
      </w:ins>
      <w:proofErr w:type="gramEnd"/>
      <w:r w:rsidRPr="5F89189B">
        <w:rPr>
          <w:rFonts w:ascii="Courier New" w:hAnsi="Courier New" w:cs="Courier New"/>
        </w:rPr>
        <w:t>: 2025</w:t>
      </w:r>
      <w:del w:id="55" w:author="Fabrizio De Fausti" w:date="2026-01-23T15:56:00Z">
        <w:r w:rsidRPr="5F89189B" w:rsidDel="007C49D1">
          <w:rPr>
            <w:rFonts w:ascii="Courier New" w:hAnsi="Courier New" w:cs="Courier New"/>
          </w:rPr>
          <w:delText>-03-01</w:delText>
        </w:r>
      </w:del>
      <w:commentRangeEnd w:id="51"/>
      <w:r>
        <w:commentReference w:id="51"/>
      </w:r>
    </w:p>
    <w:p w14:paraId="607D34B8"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description</w:t>
      </w:r>
      <w:proofErr w:type="gramEnd"/>
      <w:r w:rsidRPr="003E1298">
        <w:rPr>
          <w:rFonts w:ascii="Courier New" w:hAnsi="Courier New" w:cs="Courier New"/>
        </w:rPr>
        <w:t>: &gt;</w:t>
      </w:r>
    </w:p>
    <w:p w14:paraId="3E5C62AA"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Land cover classification based on </w:t>
      </w:r>
      <w:proofErr w:type="spellStart"/>
      <w:r w:rsidRPr="003E1298">
        <w:rPr>
          <w:rFonts w:ascii="Courier New" w:hAnsi="Courier New" w:cs="Courier New"/>
        </w:rPr>
        <w:t>orthophotos</w:t>
      </w:r>
      <w:proofErr w:type="spellEnd"/>
    </w:p>
    <w:p w14:paraId="7941FC34"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processed</w:t>
      </w:r>
      <w:proofErr w:type="gramEnd"/>
      <w:r w:rsidRPr="003E1298">
        <w:rPr>
          <w:rFonts w:ascii="Courier New" w:hAnsi="Courier New" w:cs="Courier New"/>
        </w:rPr>
        <w:t xml:space="preserve"> within the WP7 land cover pipeline.</w:t>
      </w:r>
    </w:p>
    <w:p w14:paraId="73755F08" w14:textId="77777777" w:rsidR="00365949" w:rsidRPr="003E1298" w:rsidRDefault="00365949" w:rsidP="00365949">
      <w:pPr>
        <w:pStyle w:val="NormaleWeb"/>
        <w:spacing w:before="0" w:beforeAutospacing="0" w:after="0" w:afterAutospacing="0"/>
        <w:rPr>
          <w:rFonts w:ascii="Courier New" w:hAnsi="Courier New" w:cs="Courier New"/>
        </w:rPr>
      </w:pPr>
    </w:p>
    <w:p w14:paraId="78CBB7C1" w14:textId="77777777" w:rsidR="00365949" w:rsidRPr="003E1298" w:rsidRDefault="00365949" w:rsidP="00365949">
      <w:pPr>
        <w:pStyle w:val="NormaleWeb"/>
        <w:spacing w:before="0" w:beforeAutospacing="0" w:after="0" w:afterAutospacing="0"/>
        <w:rPr>
          <w:rFonts w:ascii="Courier New" w:hAnsi="Courier New" w:cs="Courier New"/>
        </w:rPr>
      </w:pPr>
      <w:proofErr w:type="gramStart"/>
      <w:r w:rsidRPr="003E1298">
        <w:rPr>
          <w:rFonts w:ascii="Courier New" w:hAnsi="Courier New" w:cs="Courier New"/>
        </w:rPr>
        <w:t>input</w:t>
      </w:r>
      <w:proofErr w:type="gramEnd"/>
      <w:r w:rsidRPr="003E1298">
        <w:rPr>
          <w:rFonts w:ascii="Courier New" w:hAnsi="Courier New" w:cs="Courier New"/>
        </w:rPr>
        <w:t>:</w:t>
      </w:r>
    </w:p>
    <w:p w14:paraId="3A555F13" w14:textId="77777777" w:rsidR="00365949" w:rsidRPr="003E1298" w:rsidRDefault="00365949" w:rsidP="5F89189B">
      <w:pPr>
        <w:pStyle w:val="NormaleWeb"/>
        <w:spacing w:before="0" w:beforeAutospacing="0" w:after="0" w:afterAutospacing="0"/>
        <w:rPr>
          <w:rFonts w:ascii="Courier New" w:hAnsi="Courier New" w:cs="Courier New"/>
        </w:rPr>
      </w:pPr>
      <w:r w:rsidRPr="5F89189B">
        <w:rPr>
          <w:rFonts w:ascii="Courier New" w:hAnsi="Courier New" w:cs="Courier New"/>
        </w:rPr>
        <w:t xml:space="preserve">  </w:t>
      </w:r>
      <w:commentRangeStart w:id="56"/>
      <w:r w:rsidRPr="5F89189B">
        <w:rPr>
          <w:rFonts w:ascii="Courier New" w:hAnsi="Courier New" w:cs="Courier New"/>
        </w:rPr>
        <w:t>data_type: tif</w:t>
      </w:r>
      <w:commentRangeEnd w:id="56"/>
      <w:r>
        <w:commentReference w:id="56"/>
      </w:r>
    </w:p>
    <w:p w14:paraId="782D2E65" w14:textId="77777777" w:rsidR="00365949" w:rsidRPr="003E1298" w:rsidRDefault="00365949" w:rsidP="5F89189B">
      <w:pPr>
        <w:pStyle w:val="NormaleWeb"/>
        <w:spacing w:before="0" w:beforeAutospacing="0" w:after="0" w:afterAutospacing="0"/>
        <w:rPr>
          <w:rFonts w:ascii="Courier New" w:hAnsi="Courier New" w:cs="Courier New"/>
        </w:rPr>
      </w:pPr>
      <w:r w:rsidRPr="5F89189B">
        <w:rPr>
          <w:rFonts w:ascii="Courier New" w:hAnsi="Courier New" w:cs="Courier New"/>
        </w:rPr>
        <w:t xml:space="preserve">  </w:t>
      </w:r>
      <w:proofErr w:type="gramStart"/>
      <w:r w:rsidRPr="5F89189B">
        <w:rPr>
          <w:rFonts w:ascii="Courier New" w:hAnsi="Courier New" w:cs="Courier New"/>
        </w:rPr>
        <w:t>b</w:t>
      </w:r>
      <w:commentRangeStart w:id="57"/>
      <w:r w:rsidRPr="5F89189B">
        <w:rPr>
          <w:rFonts w:ascii="Courier New" w:hAnsi="Courier New" w:cs="Courier New"/>
        </w:rPr>
        <w:t>ands</w:t>
      </w:r>
      <w:proofErr w:type="gramEnd"/>
      <w:r w:rsidRPr="5F89189B">
        <w:rPr>
          <w:rFonts w:ascii="Courier New" w:hAnsi="Courier New" w:cs="Courier New"/>
        </w:rPr>
        <w:t>: auto</w:t>
      </w:r>
      <w:commentRangeEnd w:id="57"/>
      <w:r>
        <w:commentReference w:id="57"/>
      </w:r>
    </w:p>
    <w:p w14:paraId="7859D85E" w14:textId="77777777" w:rsidR="00365949" w:rsidRPr="003E1298" w:rsidRDefault="00365949" w:rsidP="5F89189B">
      <w:pPr>
        <w:pStyle w:val="NormaleWeb"/>
        <w:spacing w:before="0" w:beforeAutospacing="0" w:after="0" w:afterAutospacing="0"/>
        <w:rPr>
          <w:rFonts w:ascii="Courier New" w:hAnsi="Courier New" w:cs="Courier New"/>
        </w:rPr>
      </w:pPr>
      <w:r w:rsidRPr="5F89189B">
        <w:rPr>
          <w:rFonts w:ascii="Courier New" w:hAnsi="Courier New" w:cs="Courier New"/>
        </w:rPr>
        <w:t xml:space="preserve">  spatial_reso</w:t>
      </w:r>
      <w:commentRangeStart w:id="58"/>
      <w:r w:rsidRPr="5F89189B">
        <w:rPr>
          <w:rFonts w:ascii="Courier New" w:hAnsi="Courier New" w:cs="Courier New"/>
        </w:rPr>
        <w:t>lution: 0.2</w:t>
      </w:r>
      <w:commentRangeEnd w:id="58"/>
      <w:r>
        <w:commentReference w:id="58"/>
      </w:r>
    </w:p>
    <w:p w14:paraId="29CE7BC5" w14:textId="77777777" w:rsidR="00365949" w:rsidRPr="003E1298" w:rsidRDefault="00365949" w:rsidP="00365949">
      <w:pPr>
        <w:pStyle w:val="NormaleWeb"/>
        <w:spacing w:before="0" w:beforeAutospacing="0" w:after="0" w:afterAutospacing="0"/>
        <w:rPr>
          <w:rFonts w:ascii="Courier New" w:hAnsi="Courier New" w:cs="Courier New"/>
        </w:rPr>
      </w:pPr>
    </w:p>
    <w:p w14:paraId="716F0483" w14:textId="77777777" w:rsidR="00365949" w:rsidRPr="003E1298" w:rsidRDefault="00365949" w:rsidP="00365949">
      <w:pPr>
        <w:pStyle w:val="NormaleWeb"/>
        <w:spacing w:before="0" w:beforeAutospacing="0" w:after="0" w:afterAutospacing="0"/>
        <w:rPr>
          <w:rFonts w:ascii="Courier New" w:hAnsi="Courier New" w:cs="Courier New"/>
        </w:rPr>
      </w:pPr>
      <w:proofErr w:type="spellStart"/>
      <w:proofErr w:type="gramStart"/>
      <w:r w:rsidRPr="003E1298">
        <w:rPr>
          <w:rFonts w:ascii="Courier New" w:hAnsi="Courier New" w:cs="Courier New"/>
        </w:rPr>
        <w:t>preprocessing</w:t>
      </w:r>
      <w:proofErr w:type="spellEnd"/>
      <w:proofErr w:type="gramEnd"/>
      <w:r w:rsidRPr="003E1298">
        <w:rPr>
          <w:rFonts w:ascii="Courier New" w:hAnsi="Courier New" w:cs="Courier New"/>
        </w:rPr>
        <w:t>:</w:t>
      </w:r>
    </w:p>
    <w:p w14:paraId="4B0D0E86"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spellStart"/>
      <w:r w:rsidRPr="003E1298">
        <w:rPr>
          <w:rFonts w:ascii="Courier New" w:hAnsi="Courier New" w:cs="Courier New"/>
        </w:rPr>
        <w:t>allow_ecw_input</w:t>
      </w:r>
      <w:proofErr w:type="spellEnd"/>
      <w:r w:rsidRPr="003E1298">
        <w:rPr>
          <w:rFonts w:ascii="Courier New" w:hAnsi="Courier New" w:cs="Courier New"/>
        </w:rPr>
        <w:t>: true</w:t>
      </w:r>
    </w:p>
    <w:p w14:paraId="4EF30B1D"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spellStart"/>
      <w:r w:rsidRPr="003E1298">
        <w:rPr>
          <w:rFonts w:ascii="Courier New" w:hAnsi="Courier New" w:cs="Courier New"/>
        </w:rPr>
        <w:t>convert_to_geotiff</w:t>
      </w:r>
      <w:proofErr w:type="spellEnd"/>
      <w:r w:rsidRPr="003E1298">
        <w:rPr>
          <w:rFonts w:ascii="Courier New" w:hAnsi="Courier New" w:cs="Courier New"/>
        </w:rPr>
        <w:t>: true</w:t>
      </w:r>
    </w:p>
    <w:p w14:paraId="5CFE289B" w14:textId="77777777" w:rsidR="00365949" w:rsidRPr="003E1298" w:rsidRDefault="00365949" w:rsidP="5F89189B">
      <w:pPr>
        <w:pStyle w:val="NormaleWeb"/>
        <w:spacing w:before="0" w:beforeAutospacing="0" w:after="0" w:afterAutospacing="0"/>
        <w:rPr>
          <w:rFonts w:ascii="Courier New" w:hAnsi="Courier New" w:cs="Courier New"/>
        </w:rPr>
      </w:pPr>
      <w:r w:rsidRPr="5F89189B">
        <w:rPr>
          <w:rFonts w:ascii="Courier New" w:hAnsi="Courier New" w:cs="Courier New"/>
        </w:rPr>
        <w:t xml:space="preserve">  </w:t>
      </w:r>
      <w:commentRangeStart w:id="59"/>
      <w:commentRangeStart w:id="60"/>
      <w:r w:rsidRPr="5F89189B">
        <w:rPr>
          <w:rFonts w:ascii="Courier New" w:hAnsi="Courier New" w:cs="Courier New"/>
        </w:rPr>
        <w:t>merge_rgb_ir: true</w:t>
      </w:r>
      <w:commentRangeEnd w:id="59"/>
      <w:r>
        <w:commentReference w:id="59"/>
      </w:r>
      <w:commentRangeEnd w:id="60"/>
      <w:r>
        <w:commentReference w:id="60"/>
      </w:r>
    </w:p>
    <w:p w14:paraId="1D68B0AE"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spellStart"/>
      <w:r w:rsidRPr="003E1298">
        <w:rPr>
          <w:rFonts w:ascii="Courier New" w:hAnsi="Courier New" w:cs="Courier New"/>
        </w:rPr>
        <w:t>generate_manifest</w:t>
      </w:r>
      <w:proofErr w:type="spellEnd"/>
      <w:r w:rsidRPr="003E1298">
        <w:rPr>
          <w:rFonts w:ascii="Courier New" w:hAnsi="Courier New" w:cs="Courier New"/>
        </w:rPr>
        <w:t>: true</w:t>
      </w:r>
    </w:p>
    <w:p w14:paraId="544ECC0A" w14:textId="77777777" w:rsidR="00365949" w:rsidRPr="003E1298" w:rsidRDefault="00365949" w:rsidP="00365949">
      <w:pPr>
        <w:pStyle w:val="NormaleWeb"/>
        <w:spacing w:before="0" w:beforeAutospacing="0" w:after="0" w:afterAutospacing="0"/>
        <w:rPr>
          <w:rFonts w:ascii="Courier New" w:hAnsi="Courier New" w:cs="Courier New"/>
        </w:rPr>
      </w:pPr>
    </w:p>
    <w:p w14:paraId="6DF68AC0" w14:textId="77777777" w:rsidR="00365949" w:rsidRPr="003E1298" w:rsidRDefault="00365949" w:rsidP="00365949">
      <w:pPr>
        <w:pStyle w:val="NormaleWeb"/>
        <w:spacing w:before="0" w:beforeAutospacing="0" w:after="0" w:afterAutospacing="0"/>
        <w:rPr>
          <w:rFonts w:ascii="Courier New" w:hAnsi="Courier New" w:cs="Courier New"/>
        </w:rPr>
      </w:pPr>
      <w:proofErr w:type="gramStart"/>
      <w:r w:rsidRPr="003E1298">
        <w:rPr>
          <w:rFonts w:ascii="Courier New" w:hAnsi="Courier New" w:cs="Courier New"/>
        </w:rPr>
        <w:t>model</w:t>
      </w:r>
      <w:proofErr w:type="gramEnd"/>
      <w:r w:rsidRPr="003E1298">
        <w:rPr>
          <w:rFonts w:ascii="Courier New" w:hAnsi="Courier New" w:cs="Courier New"/>
        </w:rPr>
        <w:t>:</w:t>
      </w:r>
    </w:p>
    <w:p w14:paraId="2635CFE7"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framework</w:t>
      </w:r>
      <w:proofErr w:type="gramEnd"/>
      <w:r w:rsidRPr="003E1298">
        <w:rPr>
          <w:rFonts w:ascii="Courier New" w:hAnsi="Courier New" w:cs="Courier New"/>
        </w:rPr>
        <w:t>: FLAIR</w:t>
      </w:r>
    </w:p>
    <w:p w14:paraId="797596F9" w14:textId="77777777" w:rsidR="00365949" w:rsidRPr="003E1298" w:rsidRDefault="00365949" w:rsidP="5F89189B">
      <w:pPr>
        <w:pStyle w:val="NormaleWeb"/>
        <w:spacing w:before="0" w:beforeAutospacing="0" w:after="0" w:afterAutospacing="0"/>
        <w:rPr>
          <w:rFonts w:ascii="Courier New" w:hAnsi="Courier New" w:cs="Courier New"/>
        </w:rPr>
      </w:pPr>
      <w:r w:rsidRPr="5F89189B">
        <w:rPr>
          <w:rFonts w:ascii="Courier New" w:hAnsi="Courier New" w:cs="Courier New"/>
        </w:rPr>
        <w:t xml:space="preserve">  </w:t>
      </w:r>
      <w:commentRangeStart w:id="61"/>
      <w:proofErr w:type="gramStart"/>
      <w:r w:rsidRPr="5F89189B">
        <w:rPr>
          <w:rFonts w:ascii="Courier New" w:hAnsi="Courier New" w:cs="Courier New"/>
        </w:rPr>
        <w:t>task</w:t>
      </w:r>
      <w:proofErr w:type="gramEnd"/>
      <w:r w:rsidRPr="5F89189B">
        <w:rPr>
          <w:rFonts w:ascii="Courier New" w:hAnsi="Courier New" w:cs="Courier New"/>
        </w:rPr>
        <w:t>: land_cover</w:t>
      </w:r>
      <w:commentRangeEnd w:id="61"/>
      <w:r>
        <w:commentReference w:id="61"/>
      </w:r>
    </w:p>
    <w:p w14:paraId="2F2DC84B"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version</w:t>
      </w:r>
      <w:proofErr w:type="gramEnd"/>
      <w:r w:rsidRPr="003E1298">
        <w:rPr>
          <w:rFonts w:ascii="Courier New" w:hAnsi="Courier New" w:cs="Courier New"/>
        </w:rPr>
        <w:t>: "1.x"</w:t>
      </w:r>
    </w:p>
    <w:p w14:paraId="0A69A636"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variant</w:t>
      </w:r>
      <w:proofErr w:type="gramEnd"/>
      <w:r w:rsidRPr="003E1298">
        <w:rPr>
          <w:rFonts w:ascii="Courier New" w:hAnsi="Courier New" w:cs="Courier New"/>
        </w:rPr>
        <w:t>: small/RGB</w:t>
      </w:r>
    </w:p>
    <w:p w14:paraId="121A2B9A" w14:textId="77777777" w:rsidR="00365949" w:rsidRPr="003E1298" w:rsidRDefault="00365949" w:rsidP="00365949">
      <w:pPr>
        <w:pStyle w:val="NormaleWeb"/>
        <w:spacing w:before="0" w:beforeAutospacing="0" w:after="0" w:afterAutospacing="0"/>
        <w:rPr>
          <w:rFonts w:ascii="Courier New" w:hAnsi="Courier New" w:cs="Courier New"/>
        </w:rPr>
      </w:pPr>
    </w:p>
    <w:p w14:paraId="11077F73"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inference</w:t>
      </w:r>
      <w:proofErr w:type="gramEnd"/>
      <w:r w:rsidRPr="003E1298">
        <w:rPr>
          <w:rFonts w:ascii="Courier New" w:hAnsi="Courier New" w:cs="Courier New"/>
        </w:rPr>
        <w:t>:</w:t>
      </w:r>
    </w:p>
    <w:p w14:paraId="67B123B6"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spellStart"/>
      <w:r w:rsidRPr="003E1298">
        <w:rPr>
          <w:rFonts w:ascii="Courier New" w:hAnsi="Courier New" w:cs="Courier New"/>
        </w:rPr>
        <w:t>tile_size</w:t>
      </w:r>
      <w:proofErr w:type="spellEnd"/>
      <w:r w:rsidRPr="003E1298">
        <w:rPr>
          <w:rFonts w:ascii="Courier New" w:hAnsi="Courier New" w:cs="Courier New"/>
        </w:rPr>
        <w:t>: 1024</w:t>
      </w:r>
    </w:p>
    <w:p w14:paraId="11B3DB28"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overlap</w:t>
      </w:r>
      <w:proofErr w:type="gramEnd"/>
      <w:r w:rsidRPr="003E1298">
        <w:rPr>
          <w:rFonts w:ascii="Courier New" w:hAnsi="Courier New" w:cs="Courier New"/>
        </w:rPr>
        <w:t>: 64</w:t>
      </w:r>
    </w:p>
    <w:p w14:paraId="3BEB3F6F" w14:textId="77777777" w:rsidR="00365949" w:rsidRPr="003E1298" w:rsidRDefault="00365949" w:rsidP="00365949">
      <w:pPr>
        <w:pStyle w:val="NormaleWeb"/>
        <w:spacing w:before="0" w:beforeAutospacing="0" w:after="0" w:afterAutospacing="0"/>
        <w:rPr>
          <w:rFonts w:ascii="Courier New" w:hAnsi="Courier New" w:cs="Courier New"/>
        </w:rPr>
      </w:pPr>
    </w:p>
    <w:p w14:paraId="4AED5E1D" w14:textId="77777777" w:rsidR="00365949" w:rsidRPr="003E1298" w:rsidRDefault="00365949" w:rsidP="00365949">
      <w:pPr>
        <w:pStyle w:val="NormaleWeb"/>
        <w:spacing w:before="0" w:beforeAutospacing="0" w:after="0" w:afterAutospacing="0"/>
        <w:rPr>
          <w:rFonts w:ascii="Courier New" w:hAnsi="Courier New" w:cs="Courier New"/>
        </w:rPr>
      </w:pPr>
      <w:proofErr w:type="gramStart"/>
      <w:r w:rsidRPr="003E1298">
        <w:rPr>
          <w:rFonts w:ascii="Courier New" w:hAnsi="Courier New" w:cs="Courier New"/>
        </w:rPr>
        <w:t>workflow</w:t>
      </w:r>
      <w:proofErr w:type="gramEnd"/>
      <w:r w:rsidRPr="003E1298">
        <w:rPr>
          <w:rFonts w:ascii="Courier New" w:hAnsi="Courier New" w:cs="Courier New"/>
        </w:rPr>
        <w:t>:</w:t>
      </w:r>
    </w:p>
    <w:p w14:paraId="0F4061BE"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spellStart"/>
      <w:r w:rsidRPr="003E1298">
        <w:rPr>
          <w:rFonts w:ascii="Courier New" w:hAnsi="Courier New" w:cs="Courier New"/>
        </w:rPr>
        <w:t>run_inference</w:t>
      </w:r>
      <w:proofErr w:type="spellEnd"/>
      <w:r w:rsidRPr="003E1298">
        <w:rPr>
          <w:rFonts w:ascii="Courier New" w:hAnsi="Courier New" w:cs="Courier New"/>
        </w:rPr>
        <w:t>: true</w:t>
      </w:r>
    </w:p>
    <w:p w14:paraId="33F27C62"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vectorization</w:t>
      </w:r>
      <w:proofErr w:type="gramEnd"/>
      <w:r w:rsidRPr="003E1298">
        <w:rPr>
          <w:rFonts w:ascii="Courier New" w:hAnsi="Courier New" w:cs="Courier New"/>
        </w:rPr>
        <w:t>: false</w:t>
      </w:r>
    </w:p>
    <w:p w14:paraId="789A8494" w14:textId="77777777" w:rsidR="00365949" w:rsidRPr="003E1298" w:rsidRDefault="00365949" w:rsidP="00365949">
      <w:pPr>
        <w:pStyle w:val="NormaleWeb"/>
        <w:spacing w:before="0" w:beforeAutospacing="0" w:after="0" w:afterAutospacing="0"/>
        <w:rPr>
          <w:rFonts w:ascii="Courier New" w:hAnsi="Courier New" w:cs="Courier New"/>
        </w:rPr>
      </w:pPr>
      <w:commentRangeStart w:id="62"/>
      <w:r w:rsidRPr="003E1298">
        <w:rPr>
          <w:rFonts w:ascii="Courier New" w:hAnsi="Courier New" w:cs="Courier New"/>
        </w:rPr>
        <w:t xml:space="preserve">  </w:t>
      </w:r>
      <w:proofErr w:type="spellStart"/>
      <w:r w:rsidRPr="003E1298">
        <w:rPr>
          <w:rFonts w:ascii="Courier New" w:hAnsi="Courier New" w:cs="Courier New"/>
        </w:rPr>
        <w:t>quality_assessment</w:t>
      </w:r>
      <w:proofErr w:type="spellEnd"/>
      <w:r w:rsidRPr="003E1298">
        <w:rPr>
          <w:rFonts w:ascii="Courier New" w:hAnsi="Courier New" w:cs="Courier New"/>
        </w:rPr>
        <w:t>: true</w:t>
      </w:r>
      <w:commentRangeEnd w:id="62"/>
      <w:r w:rsidR="00813754">
        <w:rPr>
          <w:rStyle w:val="Rimandocommento"/>
          <w:rFonts w:asciiTheme="minorHAnsi" w:eastAsiaTheme="minorHAnsi" w:hAnsiTheme="minorHAnsi" w:cstheme="minorBidi"/>
          <w:lang w:eastAsia="en-US"/>
        </w:rPr>
        <w:commentReference w:id="62"/>
      </w:r>
    </w:p>
    <w:p w14:paraId="5ADD1ED2" w14:textId="77777777" w:rsidR="00365949" w:rsidRPr="003E1298" w:rsidRDefault="00365949" w:rsidP="00365949">
      <w:pPr>
        <w:pStyle w:val="NormaleWeb"/>
        <w:spacing w:before="0" w:beforeAutospacing="0" w:after="0" w:afterAutospacing="0"/>
        <w:rPr>
          <w:rFonts w:ascii="Courier New" w:hAnsi="Courier New" w:cs="Courier New"/>
        </w:rPr>
      </w:pPr>
    </w:p>
    <w:p w14:paraId="6FF43E45" w14:textId="77777777" w:rsidR="00365949" w:rsidRPr="003E1298" w:rsidRDefault="00365949" w:rsidP="00365949">
      <w:pPr>
        <w:pStyle w:val="NormaleWeb"/>
        <w:spacing w:before="0" w:beforeAutospacing="0" w:after="0" w:afterAutospacing="0"/>
        <w:rPr>
          <w:rFonts w:ascii="Courier New" w:hAnsi="Courier New" w:cs="Courier New"/>
        </w:rPr>
      </w:pPr>
      <w:proofErr w:type="gramStart"/>
      <w:r w:rsidRPr="003E1298">
        <w:rPr>
          <w:rFonts w:ascii="Courier New" w:hAnsi="Courier New" w:cs="Courier New"/>
        </w:rPr>
        <w:t>output</w:t>
      </w:r>
      <w:proofErr w:type="gramEnd"/>
      <w:r w:rsidRPr="003E1298">
        <w:rPr>
          <w:rFonts w:ascii="Courier New" w:hAnsi="Courier New" w:cs="Courier New"/>
        </w:rPr>
        <w:t>:</w:t>
      </w:r>
    </w:p>
    <w:p w14:paraId="0805D10F"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storage</w:t>
      </w:r>
      <w:proofErr w:type="gramEnd"/>
      <w:r w:rsidRPr="003E1298">
        <w:rPr>
          <w:rFonts w:ascii="Courier New" w:hAnsi="Courier New" w:cs="Courier New"/>
        </w:rPr>
        <w:t>: s3</w:t>
      </w:r>
    </w:p>
    <w:p w14:paraId="6231E6D1"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bucket</w:t>
      </w:r>
      <w:proofErr w:type="gramEnd"/>
      <w:r w:rsidRPr="003E1298">
        <w:rPr>
          <w:rFonts w:ascii="Courier New" w:hAnsi="Courier New" w:cs="Courier New"/>
        </w:rPr>
        <w:t>: wp7-landcover</w:t>
      </w:r>
    </w:p>
    <w:p w14:paraId="2F70CCDF"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gramStart"/>
      <w:r w:rsidRPr="003E1298">
        <w:rPr>
          <w:rFonts w:ascii="Courier New" w:hAnsi="Courier New" w:cs="Courier New"/>
        </w:rPr>
        <w:t>layout</w:t>
      </w:r>
      <w:proofErr w:type="gramEnd"/>
      <w:r w:rsidRPr="003E1298">
        <w:rPr>
          <w:rFonts w:ascii="Courier New" w:hAnsi="Courier New" w:cs="Courier New"/>
        </w:rPr>
        <w:t>: "&lt;COUNTRY&gt;/&lt;REGION&gt;/&lt;DATE&gt;"</w:t>
      </w:r>
    </w:p>
    <w:p w14:paraId="157064E6" w14:textId="77777777" w:rsidR="00365949" w:rsidRPr="003E1298" w:rsidRDefault="00365949" w:rsidP="00365949">
      <w:pPr>
        <w:pStyle w:val="NormaleWeb"/>
        <w:spacing w:before="0" w:beforeAutospacing="0" w:after="0" w:afterAutospacing="0"/>
        <w:rPr>
          <w:rFonts w:ascii="Courier New" w:hAnsi="Courier New" w:cs="Courier New"/>
        </w:rPr>
      </w:pPr>
      <w:r w:rsidRPr="003E1298">
        <w:rPr>
          <w:rFonts w:ascii="Courier New" w:hAnsi="Courier New" w:cs="Courier New"/>
        </w:rPr>
        <w:t xml:space="preserve">  </w:t>
      </w:r>
      <w:proofErr w:type="spellStart"/>
      <w:r w:rsidRPr="003E1298">
        <w:rPr>
          <w:rFonts w:ascii="Courier New" w:hAnsi="Courier New" w:cs="Courier New"/>
        </w:rPr>
        <w:t>overwrite_existing</w:t>
      </w:r>
      <w:proofErr w:type="spellEnd"/>
      <w:r w:rsidRPr="003E1298">
        <w:rPr>
          <w:rFonts w:ascii="Courier New" w:hAnsi="Courier New" w:cs="Courier New"/>
        </w:rPr>
        <w:t>: false</w:t>
      </w:r>
    </w:p>
    <w:p w14:paraId="13DB95E3" w14:textId="77777777" w:rsidR="00365949" w:rsidRPr="003E1298" w:rsidRDefault="00365949" w:rsidP="00365949">
      <w:pPr>
        <w:pStyle w:val="NormaleWeb"/>
        <w:spacing w:before="0" w:beforeAutospacing="0" w:after="0" w:afterAutospacing="0"/>
        <w:rPr>
          <w:rFonts w:ascii="Courier New" w:hAnsi="Courier New" w:cs="Courier New"/>
        </w:rPr>
      </w:pPr>
    </w:p>
    <w:p w14:paraId="6A11E022" w14:textId="77777777" w:rsidR="00365949" w:rsidRPr="003E1298" w:rsidRDefault="00365949" w:rsidP="00365949">
      <w:pPr>
        <w:pStyle w:val="NormaleWeb"/>
        <w:spacing w:before="0" w:beforeAutospacing="0" w:after="0" w:afterAutospacing="0"/>
        <w:rPr>
          <w:rFonts w:ascii="Courier New" w:hAnsi="Courier New" w:cs="Courier New"/>
        </w:rPr>
      </w:pPr>
      <w:proofErr w:type="gramStart"/>
      <w:r w:rsidRPr="003E1298">
        <w:rPr>
          <w:rFonts w:ascii="Courier New" w:hAnsi="Courier New" w:cs="Courier New"/>
        </w:rPr>
        <w:t>metadata</w:t>
      </w:r>
      <w:proofErr w:type="gramEnd"/>
      <w:r w:rsidRPr="003E1298">
        <w:rPr>
          <w:rFonts w:ascii="Courier New" w:hAnsi="Courier New" w:cs="Courier New"/>
        </w:rPr>
        <w:t>:</w:t>
      </w:r>
    </w:p>
    <w:p w14:paraId="4AD05ACF" w14:textId="77777777" w:rsidR="00365949" w:rsidRPr="003E1298" w:rsidRDefault="00365949" w:rsidP="5F89189B">
      <w:pPr>
        <w:pStyle w:val="NormaleWeb"/>
        <w:spacing w:before="0" w:beforeAutospacing="0" w:after="0" w:afterAutospacing="0"/>
        <w:rPr>
          <w:rFonts w:ascii="Courier New" w:hAnsi="Courier New" w:cs="Courier New"/>
        </w:rPr>
      </w:pPr>
      <w:r w:rsidRPr="5F89189B">
        <w:rPr>
          <w:rFonts w:ascii="Courier New" w:hAnsi="Courier New" w:cs="Courier New"/>
        </w:rPr>
        <w:t xml:space="preserve">  </w:t>
      </w:r>
      <w:commentRangeStart w:id="63"/>
      <w:r w:rsidRPr="5F89189B">
        <w:rPr>
          <w:rFonts w:ascii="Courier New" w:hAnsi="Courier New" w:cs="Courier New"/>
        </w:rPr>
        <w:t>pipeline_version: "1.0"</w:t>
      </w:r>
    </w:p>
    <w:p w14:paraId="3638849A" w14:textId="77777777" w:rsidR="00365949" w:rsidRPr="003E1298" w:rsidRDefault="00365949" w:rsidP="5F89189B">
      <w:pPr>
        <w:pStyle w:val="NormaleWeb"/>
        <w:spacing w:before="0" w:beforeAutospacing="0" w:after="0" w:afterAutospacing="0"/>
        <w:rPr>
          <w:rFonts w:ascii="Courier New" w:hAnsi="Courier New" w:cs="Courier New"/>
        </w:rPr>
      </w:pPr>
      <w:r w:rsidRPr="5F89189B">
        <w:rPr>
          <w:rFonts w:ascii="Courier New" w:hAnsi="Courier New" w:cs="Courier New"/>
        </w:rPr>
        <w:t xml:space="preserve">  execution_model: "ssh-batch"</w:t>
      </w:r>
      <w:commentRangeEnd w:id="63"/>
      <w:r>
        <w:commentReference w:id="63"/>
      </w:r>
    </w:p>
    <w:p w14:paraId="3143D3C6" w14:textId="77777777" w:rsidR="00A56424" w:rsidRPr="003E1298" w:rsidRDefault="00A56424" w:rsidP="00587B5A">
      <w:pPr>
        <w:pStyle w:val="NormaleWeb"/>
        <w:rPr>
          <w:rFonts w:ascii="Courier New" w:hAnsi="Courier New" w:cs="Courier New"/>
        </w:rPr>
      </w:pPr>
    </w:p>
    <w:p w14:paraId="122025E1" w14:textId="77777777" w:rsidR="00A56424" w:rsidRPr="00365949" w:rsidRDefault="00A56424" w:rsidP="00587B5A">
      <w:pPr>
        <w:pStyle w:val="NormaleWeb"/>
      </w:pPr>
    </w:p>
    <w:sectPr w:rsidR="00A56424" w:rsidRPr="00365949">
      <w:pgSz w:w="11906" w:h="16838"/>
      <w:pgMar w:top="1417" w:right="1134" w:bottom="1134" w:left="1134" w:header="708" w:footer="708" w:gutter="0"/>
      <w:cols w:space="708"/>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comment w:id="2" w:author="Jolien Cremers" w:date="2026-01-20T10:02:00Z" w:initials="JC">
    <w:p w14:paraId="174F8071" w14:textId="77777777" w:rsidR="00B0254B" w:rsidRDefault="00B0254B">
      <w:pPr>
        <w:pStyle w:val="Testocommento"/>
      </w:pPr>
      <w:r>
        <w:rPr>
          <w:rStyle w:val="Rimandocommento"/>
        </w:rPr>
        <w:annotationRef/>
      </w:r>
      <w:r>
        <w:t xml:space="preserve">We should clarify, that for this project, we deploy as in mode 2 (on </w:t>
      </w:r>
      <w:proofErr w:type="spellStart"/>
      <w:r>
        <w:t>CloudFerro</w:t>
      </w:r>
      <w:proofErr w:type="spellEnd"/>
      <w:r>
        <w:t>) and results are obtained this way. I’ve included some clarifications in the section on Cloud-based architecture and storage strategy below.</w:t>
      </w:r>
    </w:p>
  </w:comment>
  <w:comment w:id="3" w:author="Fabrizio De Fausti" w:date="2026-01-23T15:47:00Z" w:initials="FDF">
    <w:p w14:paraId="6020DC83" w14:textId="5DAD6D47" w:rsidR="00A57FBC" w:rsidRDefault="00A57FBC">
      <w:pPr>
        <w:pStyle w:val="Testocommento"/>
      </w:pPr>
      <w:r>
        <w:rPr>
          <w:rStyle w:val="Rimandocommento"/>
        </w:rPr>
        <w:annotationRef/>
      </w:r>
      <w:r>
        <w:t>Yes, it can be an IT infrastructure, provided that S3-compatible object storage is available.</w:t>
      </w:r>
    </w:p>
  </w:comment>
  <w:comment w:id="7" w:author="Jolien Cremers" w:date="2026-01-20T09:57:00Z" w:initials="JC">
    <w:p w14:paraId="5FFF2153" w14:textId="77777777" w:rsidR="00B0254B" w:rsidRDefault="00B0254B">
      <w:pPr>
        <w:pStyle w:val="Testocommento"/>
      </w:pPr>
      <w:r>
        <w:rPr>
          <w:rStyle w:val="Rimandocommento"/>
        </w:rPr>
        <w:annotationRef/>
      </w:r>
      <w:r>
        <w:t>Not necessarily could infrastructure, right?</w:t>
      </w:r>
    </w:p>
  </w:comment>
  <w:comment w:id="8" w:author="Anatol Garioud" w:date="2026-01-20T12:13:00Z" w:initials="AG">
    <w:p w14:paraId="33C6BB54" w14:textId="5F5AAA31" w:rsidR="789D86E1" w:rsidRDefault="00E429C4">
      <w:r>
        <w:annotationRef/>
      </w:r>
      <w:r w:rsidRPr="678C595D">
        <w:t>Agree on Jolie</w:t>
      </w:r>
      <w:r w:rsidRPr="678C595D">
        <w:t xml:space="preserve">n's comment, it might be on their own in-house infrastructure if </w:t>
      </w:r>
      <w:proofErr w:type="gramStart"/>
      <w:r w:rsidRPr="678C595D">
        <w:t>needed ?</w:t>
      </w:r>
      <w:proofErr w:type="gramEnd"/>
      <w:r w:rsidRPr="678C595D">
        <w:t xml:space="preserve"> </w:t>
      </w:r>
    </w:p>
  </w:comment>
  <w:comment w:id="9" w:author="Fabrizio De Fausti" w:date="2026-01-23T15:41:00Z" w:initials="FDF">
    <w:p w14:paraId="1802F8B5" w14:textId="0D2B74C4" w:rsidR="00A57FBC" w:rsidRDefault="00A57FBC">
      <w:pPr>
        <w:pStyle w:val="Testocommento"/>
      </w:pPr>
      <w:r>
        <w:rPr>
          <w:rStyle w:val="Rimandocommento"/>
        </w:rPr>
        <w:annotationRef/>
      </w:r>
      <w:r>
        <w:t xml:space="preserve">Yes it is possible, but is important </w:t>
      </w:r>
    </w:p>
  </w:comment>
  <w:comment w:id="17" w:author="Anatol Garioud" w:date="2026-01-20T13:55:00Z" w:initials="AG">
    <w:p w14:paraId="6C547E44" w14:textId="759FA1EF" w:rsidR="28778A6C" w:rsidRDefault="00E429C4">
      <w:r>
        <w:annotationRef/>
      </w:r>
      <w:proofErr w:type="gramStart"/>
      <w:r w:rsidRPr="05C7F7A5">
        <w:t>same</w:t>
      </w:r>
      <w:proofErr w:type="gramEnd"/>
      <w:r w:rsidRPr="05C7F7A5">
        <w:t xml:space="preserve"> here, optional to be on the cloud? </w:t>
      </w:r>
    </w:p>
  </w:comment>
  <w:comment w:id="20" w:author="Anatol Garioud" w:date="2026-01-20T12:15:00Z" w:initials="AG">
    <w:p w14:paraId="437F9322" w14:textId="569343AB" w:rsidR="5FF655F8" w:rsidRDefault="00E429C4">
      <w:r>
        <w:annotationRef/>
      </w:r>
      <w:r w:rsidRPr="08866E0D">
        <w:t>Probably need to mention CDSE somewhere to keep them happy :-)</w:t>
      </w:r>
    </w:p>
  </w:comment>
  <w:comment w:id="21" w:author="Fabrizio De Fausti" w:date="2026-01-23T15:11:00Z" w:initials="FDF">
    <w:p w14:paraId="72AD94A6" w14:textId="0FB92AFC" w:rsidR="00F40AA8" w:rsidRDefault="00F40AA8">
      <w:pPr>
        <w:pStyle w:val="Testocommento"/>
      </w:pPr>
      <w:r>
        <w:rPr>
          <w:rStyle w:val="Rimandocommento"/>
        </w:rPr>
        <w:annotationRef/>
      </w:r>
      <w:r>
        <w:t>Good suggestion</w:t>
      </w:r>
    </w:p>
    <w:p w14:paraId="4DB2AC22" w14:textId="77777777" w:rsidR="00F40AA8" w:rsidRDefault="00F40AA8">
      <w:pPr>
        <w:pStyle w:val="Testocommento"/>
      </w:pPr>
    </w:p>
  </w:comment>
  <w:comment w:id="30" w:author="Anatol Garioud" w:date="2026-01-20T14:02:00Z" w:initials="AG">
    <w:p w14:paraId="4927464B" w14:textId="30C4F704" w:rsidR="1C58D19C" w:rsidRDefault="00E429C4">
      <w:r>
        <w:annotationRef/>
      </w:r>
      <w:proofErr w:type="gramStart"/>
      <w:r w:rsidRPr="77938E5F">
        <w:t>computational ?</w:t>
      </w:r>
      <w:proofErr w:type="gramEnd"/>
      <w:r w:rsidRPr="77938E5F">
        <w:t xml:space="preserve"> </w:t>
      </w:r>
    </w:p>
  </w:comment>
  <w:comment w:id="32" w:author="Jolien Cremers" w:date="2026-01-20T10:09:00Z" w:initials="JC">
    <w:p w14:paraId="59AE68C8" w14:textId="77777777" w:rsidR="00B0254B" w:rsidRDefault="00B0254B">
      <w:pPr>
        <w:pStyle w:val="Testocommento"/>
      </w:pPr>
      <w:r>
        <w:rPr>
          <w:rStyle w:val="Rimandocommento"/>
        </w:rPr>
        <w:annotationRef/>
      </w:r>
      <w:r>
        <w:t>Clarify that the way the architecture is described fits deployment mode 2 and is the way it is implemented in this project.</w:t>
      </w:r>
    </w:p>
  </w:comment>
  <w:comment w:id="38" w:author="Jolien Cremers" w:date="2026-01-20T10:12:00Z" w:initials="JC">
    <w:p w14:paraId="12F6B59F" w14:textId="77777777" w:rsidR="00B0254B" w:rsidRDefault="00B0254B">
      <w:pPr>
        <w:pStyle w:val="Testocommento"/>
      </w:pPr>
      <w:r>
        <w:rPr>
          <w:rStyle w:val="Rimandocommento"/>
        </w:rPr>
        <w:annotationRef/>
      </w:r>
      <w:r>
        <w:t xml:space="preserve">We should store results as </w:t>
      </w:r>
      <w:proofErr w:type="spellStart"/>
      <w:r>
        <w:t>output_type</w:t>
      </w:r>
      <w:proofErr w:type="spellEnd"/>
      <w:r>
        <w:t>: “</w:t>
      </w:r>
      <w:proofErr w:type="spellStart"/>
      <w:r>
        <w:t>class_prob</w:t>
      </w:r>
      <w:proofErr w:type="spellEnd"/>
      <w:r>
        <w:t xml:space="preserve">”, meaning probabilities for each class can be extracted. This is needed </w:t>
      </w:r>
      <w:proofErr w:type="spellStart"/>
      <w:r>
        <w:t>fot</w:t>
      </w:r>
      <w:proofErr w:type="spellEnd"/>
      <w:r>
        <w:t xml:space="preserve"> the validation of the results. </w:t>
      </w:r>
    </w:p>
  </w:comment>
  <w:comment w:id="39" w:author="Anatol Garioud" w:date="2026-01-20T16:04:00Z" w:initials="AG">
    <w:p w14:paraId="50B18D86" w14:textId="6612B461" w:rsidR="2980EB0D" w:rsidRDefault="00E429C4">
      <w:r>
        <w:annotationRef/>
      </w:r>
      <w:r w:rsidRPr="0D3AAA35">
        <w:t xml:space="preserve">Should this be kept as an argument in model/inference of the </w:t>
      </w:r>
      <w:proofErr w:type="gramStart"/>
      <w:r w:rsidRPr="0D3AAA35">
        <w:t>config ?</w:t>
      </w:r>
      <w:proofErr w:type="gramEnd"/>
      <w:r w:rsidRPr="0D3AAA35">
        <w:t xml:space="preserve"> </w:t>
      </w:r>
    </w:p>
    <w:p w14:paraId="2CE68CE0" w14:textId="03E39F22" w:rsidR="22A3CC56" w:rsidRDefault="00E429C4">
      <w:proofErr w:type="gramStart"/>
      <w:r w:rsidRPr="5D904424">
        <w:t>it's</w:t>
      </w:r>
      <w:proofErr w:type="gramEnd"/>
      <w:r w:rsidRPr="5D904424">
        <w:t xml:space="preserve"> also possible to swith to class_prob by default if  accuracy_assessment is Tr</w:t>
      </w:r>
      <w:r w:rsidRPr="5D904424">
        <w:t>ue</w:t>
      </w:r>
    </w:p>
  </w:comment>
  <w:comment w:id="40" w:author="Fabrizio De Fausti" w:date="2026-01-23T15:53:00Z" w:initials="FDF">
    <w:p w14:paraId="61461BCD" w14:textId="130579D1" w:rsidR="00A57FBC" w:rsidRDefault="00A57FBC">
      <w:pPr>
        <w:pStyle w:val="Testocommento"/>
      </w:pPr>
      <w:r>
        <w:rPr>
          <w:rStyle w:val="Rimandocommento"/>
        </w:rPr>
        <w:annotationRef/>
      </w:r>
      <w:r>
        <w:t xml:space="preserve">Class probability outputs </w:t>
      </w:r>
      <w:r w:rsidR="007C49D1">
        <w:t>could</w:t>
      </w:r>
      <w:r>
        <w:t xml:space="preserve"> generated by default when accuracy assessment is enabled, </w:t>
      </w:r>
    </w:p>
  </w:comment>
  <w:comment w:id="41" w:author="Anatol Garioud" w:date="2026-01-20T15:21:00Z" w:initials="AG">
    <w:p w14:paraId="48919D9F" w14:textId="6E827AA3" w:rsidR="663551DE" w:rsidRDefault="00E429C4">
      <w:r>
        <w:annotationRef/>
      </w:r>
      <w:proofErr w:type="gramStart"/>
      <w:r w:rsidRPr="70504689">
        <w:t>how</w:t>
      </w:r>
      <w:proofErr w:type="gramEnd"/>
      <w:r w:rsidRPr="70504689">
        <w:t xml:space="preserve"> precise is DATE, maybe DATETIME to avoid overwrite/c</w:t>
      </w:r>
      <w:r w:rsidRPr="70504689">
        <w:t xml:space="preserve">onfusions ? </w:t>
      </w:r>
    </w:p>
  </w:comment>
  <w:comment w:id="45" w:author="Anatol Garioud" w:date="2026-01-20T15:22:00Z" w:initials="AG">
    <w:p w14:paraId="6E22F1EE" w14:textId="00C2A5CE" w:rsidR="79C76DD4" w:rsidRDefault="00E429C4">
      <w:r>
        <w:annotationRef/>
      </w:r>
      <w:proofErr w:type="gramStart"/>
      <w:r w:rsidRPr="5D91B541">
        <w:t>not</w:t>
      </w:r>
      <w:proofErr w:type="gramEnd"/>
      <w:r w:rsidRPr="5D91B541">
        <w:t xml:space="preserve"> sure what is meant here</w:t>
      </w:r>
    </w:p>
  </w:comment>
  <w:comment w:id="46" w:author="Fabrizio De Fausti" w:date="2026-01-23T15:55:00Z" w:initials="FDF">
    <w:p w14:paraId="632BBBA0" w14:textId="1F92683D" w:rsidR="007C49D1" w:rsidRDefault="007C49D1">
      <w:pPr>
        <w:pStyle w:val="Testocommento"/>
      </w:pPr>
      <w:r>
        <w:rPr>
          <w:rStyle w:val="Rimandocommento"/>
        </w:rPr>
        <w:annotationRef/>
      </w:r>
      <w:proofErr w:type="gramStart"/>
      <w:r>
        <w:t>ok</w:t>
      </w:r>
      <w:proofErr w:type="gramEnd"/>
      <w:r>
        <w:t xml:space="preserve"> was </w:t>
      </w:r>
      <w:proofErr w:type="spellStart"/>
      <w:r>
        <w:t>reduntan</w:t>
      </w:r>
      <w:proofErr w:type="spellEnd"/>
    </w:p>
  </w:comment>
  <w:comment w:id="48" w:author="Anatol Garioud" w:date="2026-01-20T15:37:00Z" w:initials="AG">
    <w:p w14:paraId="35A8FF42" w14:textId="158B75CB" w:rsidR="5D1D2C8A" w:rsidRDefault="00E429C4">
      <w:r>
        <w:annotationRef/>
      </w:r>
      <w:proofErr w:type="gramStart"/>
      <w:r w:rsidRPr="74D8C759">
        <w:t>as</w:t>
      </w:r>
      <w:proofErr w:type="gramEnd"/>
      <w:r w:rsidRPr="74D8C759">
        <w:t xml:space="preserve"> previously </w:t>
      </w:r>
      <w:proofErr w:type="spellStart"/>
      <w:r w:rsidRPr="74D8C759">
        <w:t>i</w:t>
      </w:r>
      <w:proofErr w:type="spellEnd"/>
      <w:r w:rsidRPr="74D8C759">
        <w:t xml:space="preserve"> feel that this can quickly become problematic is terms of redundancy if multiple inferences are made..</w:t>
      </w:r>
    </w:p>
    <w:p w14:paraId="722A2353" w14:textId="6DC84D05" w:rsidR="2C6D1E7B" w:rsidRDefault="00E429C4">
      <w:r w:rsidRPr="37382EFF">
        <w:t xml:space="preserve">Or allow appending something if user needs after the </w:t>
      </w:r>
      <w:proofErr w:type="gramStart"/>
      <w:r w:rsidRPr="37382EFF">
        <w:t>date ?</w:t>
      </w:r>
      <w:proofErr w:type="gramEnd"/>
    </w:p>
  </w:comment>
  <w:comment w:id="50" w:author="Jolien Cremers" w:date="2026-01-20T10:27:00Z" w:initials="JC">
    <w:p w14:paraId="1DA25CFF" w14:textId="77777777" w:rsidR="004153E0" w:rsidRDefault="004153E0">
      <w:pPr>
        <w:pStyle w:val="Testocommento"/>
      </w:pPr>
      <w:r>
        <w:rPr>
          <w:rStyle w:val="Rimandocommento"/>
        </w:rPr>
        <w:annotationRef/>
      </w:r>
      <w:r>
        <w:t xml:space="preserve">We’ll need a good user-documentation of what all options in the below configuration mean and the exact format of the input files (RGB, RGBI, naming convention </w:t>
      </w:r>
      <w:proofErr w:type="spellStart"/>
      <w:r>
        <w:t>etc</w:t>
      </w:r>
      <w:proofErr w:type="spellEnd"/>
      <w:r>
        <w:t xml:space="preserve">). But fine here, user </w:t>
      </w:r>
      <w:proofErr w:type="spellStart"/>
      <w:r>
        <w:t>ducomentation</w:t>
      </w:r>
      <w:proofErr w:type="spellEnd"/>
      <w:r>
        <w:t xml:space="preserve"> is not part of the pipeline description.</w:t>
      </w:r>
    </w:p>
  </w:comment>
  <w:comment w:id="51" w:author="Anatol Garioud" w:date="2026-01-20T15:45:00Z" w:initials="AG">
    <w:p w14:paraId="2E382769" w14:textId="267BCD57" w:rsidR="27EFE04D" w:rsidRDefault="00E429C4">
      <w:r>
        <w:annotationRef/>
      </w:r>
      <w:proofErr w:type="gramStart"/>
      <w:r w:rsidRPr="7042A539">
        <w:t>are</w:t>
      </w:r>
      <w:proofErr w:type="gramEnd"/>
      <w:r w:rsidRPr="7042A539">
        <w:t xml:space="preserve"> these infos needed for someth</w:t>
      </w:r>
      <w:r w:rsidRPr="7042A539">
        <w:t xml:space="preserve">ing beyond naming ? As "region" really differs from a country to another, i'm struggling to see how this won't be confusing. What if user want's to apply to NUTS2 extent </w:t>
      </w:r>
      <w:proofErr w:type="gramStart"/>
      <w:r w:rsidRPr="7042A539">
        <w:t>only ?</w:t>
      </w:r>
      <w:proofErr w:type="gramEnd"/>
      <w:r w:rsidRPr="7042A539">
        <w:t xml:space="preserve"> </w:t>
      </w:r>
    </w:p>
  </w:comment>
  <w:comment w:id="56" w:author="Anatol Garioud" w:date="2026-01-20T15:46:00Z" w:initials="AG">
    <w:p w14:paraId="27AEEA33" w14:textId="62A912F3" w:rsidR="2EFB04D5" w:rsidRDefault="00E429C4">
      <w:r>
        <w:annotationRef/>
      </w:r>
      <w:proofErr w:type="gramStart"/>
      <w:r w:rsidRPr="41204C5E">
        <w:t>this</w:t>
      </w:r>
      <w:proofErr w:type="gramEnd"/>
      <w:r w:rsidRPr="41204C5E">
        <w:t xml:space="preserve"> was made as mandatory previously no ? What are the other possibilities </w:t>
      </w:r>
      <w:proofErr w:type="gramStart"/>
      <w:r w:rsidRPr="41204C5E">
        <w:t>here ?</w:t>
      </w:r>
      <w:proofErr w:type="gramEnd"/>
      <w:r w:rsidRPr="41204C5E">
        <w:t xml:space="preserve"> </w:t>
      </w:r>
    </w:p>
  </w:comment>
  <w:comment w:id="57" w:author="Anatol Garioud" w:date="2026-01-20T15:49:00Z" w:initials="AG">
    <w:p w14:paraId="7B6CD37D" w14:textId="3BF4DB14" w:rsidR="484D9012" w:rsidRDefault="00E429C4">
      <w:r>
        <w:annotationRef/>
      </w:r>
      <w:proofErr w:type="gramStart"/>
      <w:r w:rsidRPr="2FCF0797">
        <w:t>having</w:t>
      </w:r>
      <w:proofErr w:type="gramEnd"/>
      <w:r w:rsidRPr="2FCF0797">
        <w:t xml:space="preserve"> auto here will need to automate / hardcode the normalisation means and standard deviation. I'm ok with this but just to be sure.</w:t>
      </w:r>
    </w:p>
  </w:comment>
  <w:comment w:id="58" w:author="Anatol Garioud" w:date="2026-01-20T15:52:00Z" w:initials="AG">
    <w:p w14:paraId="1B1B001A" w14:textId="0A4FF8C3" w:rsidR="218EE7F4" w:rsidRDefault="00E429C4">
      <w:r>
        <w:annotationRef/>
      </w:r>
      <w:proofErr w:type="gramStart"/>
      <w:r w:rsidRPr="57FA2C0A">
        <w:t>as</w:t>
      </w:r>
      <w:proofErr w:type="gramEnd"/>
      <w:r w:rsidRPr="57FA2C0A">
        <w:t xml:space="preserve"> said during the meeting, this i</w:t>
      </w:r>
      <w:r w:rsidRPr="57FA2C0A">
        <w:t>nformation is not needed neither by flair_zonal nor bei the flair-to-cosia scripts, but if you use it somewhere else it can stay :-)</w:t>
      </w:r>
    </w:p>
  </w:comment>
  <w:comment w:id="59" w:author="Jolien Cremers" w:date="2026-01-20T10:26:00Z" w:initials="JC">
    <w:p w14:paraId="78D65A01" w14:textId="77777777" w:rsidR="00813754" w:rsidRDefault="00813754">
      <w:pPr>
        <w:pStyle w:val="Testocommento"/>
      </w:pPr>
      <w:r>
        <w:rPr>
          <w:rStyle w:val="Rimandocommento"/>
        </w:rPr>
        <w:annotationRef/>
      </w:r>
      <w:r>
        <w:t>This really depends on data input I suppose. We’ll need a very good description of the way the input .tiff files should be set up</w:t>
      </w:r>
      <w:r w:rsidR="004153E0">
        <w:t xml:space="preserve"> in the user documentation.</w:t>
      </w:r>
    </w:p>
  </w:comment>
  <w:comment w:id="60" w:author="Anatol Garioud" w:date="2026-01-20T15:54:00Z" w:initials="AG">
    <w:p w14:paraId="4304893B" w14:textId="036D0715" w:rsidR="7E3313E7" w:rsidRDefault="00E429C4">
      <w:r>
        <w:annotationRef/>
      </w:r>
      <w:proofErr w:type="gramStart"/>
      <w:r w:rsidRPr="00D07491">
        <w:t>yes</w:t>
      </w:r>
      <w:proofErr w:type="gramEnd"/>
      <w:r w:rsidRPr="00D07491">
        <w:t xml:space="preserve"> i agree this is important ! If i remember correctly, all available models are actually 3 bands </w:t>
      </w:r>
      <w:proofErr w:type="gramStart"/>
      <w:r w:rsidRPr="00D07491">
        <w:t>inputs ?</w:t>
      </w:r>
      <w:proofErr w:type="gramEnd"/>
      <w:r w:rsidRPr="00D07491">
        <w:t xml:space="preserve"> So for example</w:t>
      </w:r>
      <w:r w:rsidRPr="00D07491">
        <w:t xml:space="preserve"> merging rgb and i is more a confort </w:t>
      </w:r>
      <w:proofErr w:type="gramStart"/>
      <w:r w:rsidRPr="00D07491">
        <w:t>thing ?</w:t>
      </w:r>
      <w:proofErr w:type="gramEnd"/>
      <w:r w:rsidRPr="00D07491">
        <w:t xml:space="preserve"> </w:t>
      </w:r>
    </w:p>
  </w:comment>
  <w:comment w:id="61" w:author="Anatol Garioud" w:date="2026-01-20T16:02:00Z" w:initials="AG">
    <w:p w14:paraId="15398CE7" w14:textId="6713C103" w:rsidR="3F193DC0" w:rsidRDefault="00E429C4">
      <w:r>
        <w:annotationRef/>
      </w:r>
      <w:proofErr w:type="gramStart"/>
      <w:r w:rsidRPr="3B836E25">
        <w:t>is</w:t>
      </w:r>
      <w:proofErr w:type="gramEnd"/>
      <w:r w:rsidRPr="3B836E25">
        <w:t xml:space="preserve"> it needed ? </w:t>
      </w:r>
      <w:proofErr w:type="gramStart"/>
      <w:r w:rsidRPr="3B836E25">
        <w:t>are</w:t>
      </w:r>
      <w:proofErr w:type="gramEnd"/>
      <w:r w:rsidRPr="3B836E25">
        <w:t xml:space="preserve"> there multiple arguments possible ?</w:t>
      </w:r>
    </w:p>
  </w:comment>
  <w:comment w:id="62" w:author="Jolien Cremers" w:date="2026-01-20T10:18:00Z" w:initials="JC">
    <w:p w14:paraId="5247E17B" w14:textId="77777777" w:rsidR="00813754" w:rsidRDefault="00813754">
      <w:pPr>
        <w:pStyle w:val="Testocommento"/>
      </w:pPr>
      <w:r>
        <w:rPr>
          <w:rStyle w:val="Rimandocommento"/>
        </w:rPr>
        <w:annotationRef/>
      </w:r>
      <w:r>
        <w:t xml:space="preserve">We’ll need more information/input from the user to make this an automatic assessment. Also probably better to call this accuracy assessment, since </w:t>
      </w:r>
      <w:proofErr w:type="spellStart"/>
      <w:r>
        <w:t>automatisation</w:t>
      </w:r>
      <w:proofErr w:type="spellEnd"/>
      <w:r>
        <w:t xml:space="preserve"> of other checks for quality is probably infeasible. For accuracy assessment we’ll need information from the user on whether they would like to compare with Lucas data or whether they provide their own </w:t>
      </w:r>
      <w:proofErr w:type="spellStart"/>
      <w:r>
        <w:t>photointerpretations</w:t>
      </w:r>
      <w:proofErr w:type="spellEnd"/>
      <w:r>
        <w:t>.</w:t>
      </w:r>
    </w:p>
    <w:p w14:paraId="2AA2151C" w14:textId="77777777" w:rsidR="00813754" w:rsidRDefault="00813754">
      <w:pPr>
        <w:pStyle w:val="Testocommento"/>
      </w:pPr>
    </w:p>
  </w:comment>
  <w:comment w:id="63" w:author="Anatol Garioud" w:date="2026-01-20T16:05:00Z" w:initials="AG">
    <w:p w14:paraId="5DD45209" w14:textId="533B2EE7" w:rsidR="224BC587" w:rsidRDefault="00E429C4">
      <w:r>
        <w:annotationRef/>
      </w:r>
      <w:proofErr w:type="gramStart"/>
      <w:r w:rsidRPr="25332C29">
        <w:t>is</w:t>
      </w:r>
      <w:proofErr w:type="gramEnd"/>
      <w:r w:rsidRPr="25332C29">
        <w:t xml:space="preserve"> it user defined or administrator of the pipeline defined and added to results ? </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commentEx w15:paraId="174F8071" w15:done="0"/>
  <w15:commentEx w15:paraId="6020DC83" w15:paraIdParent="174F8071" w15:done="0"/>
  <w15:commentEx w15:paraId="5FFF2153" w15:done="0"/>
  <w15:commentEx w15:paraId="33C6BB54" w15:paraIdParent="5FFF2153" w15:done="0"/>
  <w15:commentEx w15:paraId="1802F8B5" w15:paraIdParent="5FFF2153" w15:done="0"/>
  <w15:commentEx w15:paraId="6C547E44" w15:done="0"/>
  <w15:commentEx w15:paraId="437F9322" w15:done="0"/>
  <w15:commentEx w15:paraId="4DB2AC22" w15:paraIdParent="437F9322" w15:done="0"/>
  <w15:commentEx w15:paraId="4927464B" w15:done="0"/>
  <w15:commentEx w15:paraId="59AE68C8" w15:done="0"/>
  <w15:commentEx w15:paraId="12F6B59F" w15:done="0"/>
  <w15:commentEx w15:paraId="2CE68CE0" w15:paraIdParent="12F6B59F" w15:done="0"/>
  <w15:commentEx w15:paraId="61461BCD" w15:paraIdParent="12F6B59F" w15:done="0"/>
  <w15:commentEx w15:paraId="48919D9F" w15:done="0"/>
  <w15:commentEx w15:paraId="6E22F1EE" w15:done="0"/>
  <w15:commentEx w15:paraId="632BBBA0" w15:paraIdParent="6E22F1EE" w15:done="0"/>
  <w15:commentEx w15:paraId="722A2353" w15:done="0"/>
  <w15:commentEx w15:paraId="1DA25CFF" w15:done="0"/>
  <w15:commentEx w15:paraId="2E382769" w15:done="0"/>
  <w15:commentEx w15:paraId="27AEEA33" w15:done="0"/>
  <w15:commentEx w15:paraId="7B6CD37D" w15:done="0"/>
  <w15:commentEx w15:paraId="1B1B001A" w15:done="0"/>
  <w15:commentEx w15:paraId="78D65A01" w15:done="0"/>
  <w15:commentEx w15:paraId="4304893B" w15:paraIdParent="78D65A01" w15:done="0"/>
  <w15:commentEx w15:paraId="15398CE7" w15:done="0"/>
  <w15:commentEx w15:paraId="2AA2151C" w15:done="0"/>
  <w15:commentEx w15:paraId="5DD45209" w15:done="0"/>
</w15:commentsEx>
</file>

<file path=word/commentsExtensible.xml><?xml version="1.0" encoding="utf-8"?>
<w16cex:commentsExtensible xmlns:w16="http://schemas.microsoft.com/office/word/2018/wordml" xmlns:w16cex="http://schemas.microsoft.com/office/word/2018/wordml/cex" xmlns:mc="http://schemas.openxmlformats.org/markup-compatibility/2006" mc:Ignorable="w16 w16cex">
  <w16cex:commentExtensible w16cex:durableId="009334BF" w16cex:dateUtc="2026-01-20T10:54:27.436Z"/>
  <w16cex:commentExtensible w16cex:durableId="7ADAD416" w16cex:dateUtc="2026-01-20T11:13:15.232Z"/>
  <w16cex:commentExtensible w16cex:durableId="4DE2C07A" w16cex:dateUtc="2026-01-20T11:15:15.964Z"/>
  <w16cex:commentExtensible w16cex:durableId="3BDB2D0D" w16cex:dateUtc="2026-01-20T12:55:07.733Z"/>
  <w16cex:commentExtensible w16cex:durableId="11344AE8" w16cex:dateUtc="2026-01-20T13:02:11.819Z"/>
  <w16cex:commentExtensible w16cex:durableId="14798788" w16cex:dateUtc="2026-01-20T14:21:42.537Z"/>
  <w16cex:commentExtensible w16cex:durableId="131AE1B2" w16cex:dateUtc="2026-01-20T14:22:09.207Z"/>
  <w16cex:commentExtensible w16cex:durableId="653035D1" w16cex:dateUtc="2026-01-20T14:37:43.953Z"/>
  <w16cex:commentExtensible w16cex:durableId="42BCD8B3" w16cex:dateUtc="2026-01-20T14:45:49.549Z"/>
  <w16cex:commentExtensible w16cex:durableId="48536211" w16cex:dateUtc="2026-01-20T14:46:21.115Z"/>
  <w16cex:commentExtensible w16cex:durableId="41B0BF67" w16cex:dateUtc="2026-01-20T14:49:37.633Z"/>
  <w16cex:commentExtensible w16cex:durableId="4817B368" w16cex:dateUtc="2026-01-20T14:52:41.608Z"/>
  <w16cex:commentExtensible w16cex:durableId="3975E1D8" w16cex:dateUtc="2026-01-20T14:54:46.128Z"/>
  <w16cex:commentExtensible w16cex:durableId="3CFA213D" w16cex:dateUtc="2026-01-20T15:02:28.735Z"/>
  <w16cex:commentExtensible w16cex:durableId="3BB916EE" w16cex:dateUtc="2026-01-20T15:04:05.564Z"/>
  <w16cex:commentExtensible w16cex:durableId="6CBEB374" w16cex:dateUtc="2026-01-20T15:05:39.435Z"/>
</w16cex:commentsExtensible>
</file>

<file path=word/commentsIds.xml><?xml version="1.0" encoding="utf-8"?>
<w16cid:commentsIds xmlns:mc="http://schemas.openxmlformats.org/markup-compatibility/2006" xmlns:w16cid="http://schemas.microsoft.com/office/word/2016/wordml/cid" mc:Ignorable="w16cid">
  <w16cid:commentId w16cid:paraId="174F8071" w16cid:durableId="357DF5F0"/>
  <w16cid:commentId w16cid:paraId="5FFF2153" w16cid:durableId="04CE5F64"/>
  <w16cid:commentId w16cid:paraId="59AE68C8" w16cid:durableId="1C7D38B7"/>
  <w16cid:commentId w16cid:paraId="12F6B59F" w16cid:durableId="1D316B53"/>
  <w16cid:commentId w16cid:paraId="1DA25CFF" w16cid:durableId="6742F9E4"/>
  <w16cid:commentId w16cid:paraId="78D65A01" w16cid:durableId="5A101F7E"/>
  <w16cid:commentId w16cid:paraId="2AA2151C" w16cid:durableId="7D061D84"/>
  <w16cid:commentId w16cid:paraId="216DA77A" w16cid:durableId="009334BF"/>
  <w16cid:commentId w16cid:paraId="33C6BB54" w16cid:durableId="7ADAD416"/>
  <w16cid:commentId w16cid:paraId="437F9322" w16cid:durableId="4DE2C07A"/>
  <w16cid:commentId w16cid:paraId="6C547E44" w16cid:durableId="3BDB2D0D"/>
  <w16cid:commentId w16cid:paraId="4927464B" w16cid:durableId="11344AE8"/>
  <w16cid:commentId w16cid:paraId="48919D9F" w16cid:durableId="14798788"/>
  <w16cid:commentId w16cid:paraId="6E22F1EE" w16cid:durableId="131AE1B2"/>
  <w16cid:commentId w16cid:paraId="722A2353" w16cid:durableId="653035D1"/>
  <w16cid:commentId w16cid:paraId="2E382769" w16cid:durableId="42BCD8B3"/>
  <w16cid:commentId w16cid:paraId="27AEEA33" w16cid:durableId="48536211"/>
  <w16cid:commentId w16cid:paraId="7B6CD37D" w16cid:durableId="41B0BF67"/>
  <w16cid:commentId w16cid:paraId="1B1B001A" w16cid:durableId="4817B368"/>
  <w16cid:commentId w16cid:paraId="4304893B" w16cid:durableId="3975E1D8"/>
  <w16cid:commentId w16cid:paraId="15398CE7" w16cid:durableId="3CFA213D"/>
  <w16cid:commentId w16cid:paraId="2CE68CE0" w16cid:durableId="3BB916EE"/>
  <w16cid:commentId w16cid:paraId="5DD45209" w16cid:durableId="6CBEB374"/>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026501C7"/>
    <w:multiLevelType w:val="multilevel"/>
    <w:tmpl w:val="9F4A4C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ED5C8E"/>
    <w:multiLevelType w:val="multilevel"/>
    <w:tmpl w:val="05F256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54E1749"/>
    <w:multiLevelType w:val="multilevel"/>
    <w:tmpl w:val="E6E8CDA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8326557"/>
    <w:multiLevelType w:val="multilevel"/>
    <w:tmpl w:val="0AD6F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325FEC"/>
    <w:multiLevelType w:val="multilevel"/>
    <w:tmpl w:val="36A48B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F03DB1"/>
    <w:multiLevelType w:val="multilevel"/>
    <w:tmpl w:val="DCB2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69423BB"/>
    <w:multiLevelType w:val="multilevel"/>
    <w:tmpl w:val="E722A1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1BC3D88"/>
    <w:multiLevelType w:val="multilevel"/>
    <w:tmpl w:val="7B4EEA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C5E0FE3"/>
    <w:multiLevelType w:val="multilevel"/>
    <w:tmpl w:val="3EB615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DF94009"/>
    <w:multiLevelType w:val="multilevel"/>
    <w:tmpl w:val="D2720FA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DE561F"/>
    <w:multiLevelType w:val="multilevel"/>
    <w:tmpl w:val="5B3A47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A244F97"/>
    <w:multiLevelType w:val="multilevel"/>
    <w:tmpl w:val="496416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9D0289E"/>
    <w:multiLevelType w:val="multilevel"/>
    <w:tmpl w:val="051AF5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97129F"/>
    <w:multiLevelType w:val="multilevel"/>
    <w:tmpl w:val="2BF0ED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70B80CCE"/>
    <w:multiLevelType w:val="multilevel"/>
    <w:tmpl w:val="D070F3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2EA4FB5"/>
    <w:multiLevelType w:val="multilevel"/>
    <w:tmpl w:val="51DCB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B6693D"/>
    <w:multiLevelType w:val="multilevel"/>
    <w:tmpl w:val="424CE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2"/>
  </w:num>
  <w:num w:numId="2">
    <w:abstractNumId w:val="2"/>
  </w:num>
  <w:num w:numId="3">
    <w:abstractNumId w:val="16"/>
  </w:num>
  <w:num w:numId="4">
    <w:abstractNumId w:val="7"/>
  </w:num>
  <w:num w:numId="5">
    <w:abstractNumId w:val="3"/>
  </w:num>
  <w:num w:numId="6">
    <w:abstractNumId w:val="0"/>
  </w:num>
  <w:num w:numId="7">
    <w:abstractNumId w:val="10"/>
  </w:num>
  <w:num w:numId="8">
    <w:abstractNumId w:val="4"/>
  </w:num>
  <w:num w:numId="9">
    <w:abstractNumId w:val="14"/>
  </w:num>
  <w:num w:numId="10">
    <w:abstractNumId w:val="11"/>
  </w:num>
  <w:num w:numId="11">
    <w:abstractNumId w:val="5"/>
  </w:num>
  <w:num w:numId="12">
    <w:abstractNumId w:val="8"/>
  </w:num>
  <w:num w:numId="13">
    <w:abstractNumId w:val="1"/>
  </w:num>
  <w:num w:numId="14">
    <w:abstractNumId w:val="15"/>
  </w:num>
  <w:num w:numId="15">
    <w:abstractNumId w:val="6"/>
  </w:num>
  <w:num w:numId="16">
    <w:abstractNumId w:val="9"/>
  </w:num>
  <w:num w:numId="17">
    <w:abstractNumId w:val="13"/>
  </w:num>
  <w:numIdMacAtCleanup w:val="17"/>
</w:numbering>
</file>

<file path=word/people.xml><?xml version="1.0" encoding="utf-8"?>
<w15:people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15:person w15:author="Jolien Cremers">
    <w15:presenceInfo w15:providerId="AD" w15:userId="S-1-5-21-2031436270-1089497111-1341851483-45173"/>
  </w15:person>
  <w15:person w15:author="Anatol Garioud">
    <w15:presenceInfo w15:providerId="AD" w15:userId="S::anatol.garioud@ign.fr::7feeadcf-7629-4b9a-8b7a-7949d3ac2fd2"/>
  </w15:person>
  <w15:person w15:author="Fabrizio De Fausti">
    <w15:presenceInfo w15:providerId="None" w15:userId="Fabrizio De Fausti"/>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7273D"/>
    <w:rsid w:val="00081C81"/>
    <w:rsid w:val="0015017A"/>
    <w:rsid w:val="0017273D"/>
    <w:rsid w:val="00192918"/>
    <w:rsid w:val="002410C6"/>
    <w:rsid w:val="002720D2"/>
    <w:rsid w:val="00365949"/>
    <w:rsid w:val="00391D56"/>
    <w:rsid w:val="003E1298"/>
    <w:rsid w:val="004153E0"/>
    <w:rsid w:val="004A3874"/>
    <w:rsid w:val="004B2B01"/>
    <w:rsid w:val="0055073D"/>
    <w:rsid w:val="00587B5A"/>
    <w:rsid w:val="005B4246"/>
    <w:rsid w:val="005D2F10"/>
    <w:rsid w:val="00746825"/>
    <w:rsid w:val="007C49D1"/>
    <w:rsid w:val="00813754"/>
    <w:rsid w:val="0089310E"/>
    <w:rsid w:val="008D077B"/>
    <w:rsid w:val="008D111E"/>
    <w:rsid w:val="008F25C3"/>
    <w:rsid w:val="00955354"/>
    <w:rsid w:val="00996EEA"/>
    <w:rsid w:val="00A56424"/>
    <w:rsid w:val="00A57FBC"/>
    <w:rsid w:val="00A67F8A"/>
    <w:rsid w:val="00AA7835"/>
    <w:rsid w:val="00B0254B"/>
    <w:rsid w:val="00B21908"/>
    <w:rsid w:val="00BE2314"/>
    <w:rsid w:val="00C87225"/>
    <w:rsid w:val="00D32925"/>
    <w:rsid w:val="00D80166"/>
    <w:rsid w:val="00E429C4"/>
    <w:rsid w:val="00E92BFC"/>
    <w:rsid w:val="00F240E0"/>
    <w:rsid w:val="00F40AA8"/>
    <w:rsid w:val="0B69C60A"/>
    <w:rsid w:val="147F3BC4"/>
    <w:rsid w:val="1B900C62"/>
    <w:rsid w:val="1FF9EB6F"/>
    <w:rsid w:val="239EF819"/>
    <w:rsid w:val="3162CE7D"/>
    <w:rsid w:val="33EF1F0B"/>
    <w:rsid w:val="3A27F887"/>
    <w:rsid w:val="3A6D3BC6"/>
    <w:rsid w:val="43A1C04A"/>
    <w:rsid w:val="4C4DA068"/>
    <w:rsid w:val="55238C2F"/>
    <w:rsid w:val="554C7077"/>
    <w:rsid w:val="5F89189B"/>
    <w:rsid w:val="629236DC"/>
    <w:rsid w:val="75850F20"/>
    <w:rsid w:val="7698EEC3"/>
    <w:rsid w:val="7D91E06C"/>
    <w:rsid w:val="7F319FD0"/>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19C9276"/>
  <w15:chartTrackingRefBased/>
  <w15:docId w15:val="{1938A039-BE1D-4692-A702-4725C580E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e">
    <w:name w:val="Normal"/>
    <w:qFormat/>
  </w:style>
  <w:style w:type="paragraph" w:styleId="Titolo1">
    <w:name w:val="heading 1"/>
    <w:basedOn w:val="Normale"/>
    <w:next w:val="Normale"/>
    <w:link w:val="Titolo1Carattere"/>
    <w:uiPriority w:val="9"/>
    <w:qFormat/>
    <w:rsid w:val="00587B5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Titolo2">
    <w:name w:val="heading 2"/>
    <w:basedOn w:val="Normale"/>
    <w:link w:val="Titolo2Carattere"/>
    <w:uiPriority w:val="9"/>
    <w:qFormat/>
    <w:rsid w:val="0017273D"/>
    <w:pPr>
      <w:spacing w:before="100" w:beforeAutospacing="1" w:after="100" w:afterAutospacing="1" w:line="240" w:lineRule="auto"/>
      <w:outlineLvl w:val="1"/>
    </w:pPr>
    <w:rPr>
      <w:rFonts w:ascii="Times New Roman" w:eastAsia="Times New Roman" w:hAnsi="Times New Roman" w:cs="Times New Roman"/>
      <w:b/>
      <w:bCs/>
      <w:sz w:val="36"/>
      <w:szCs w:val="36"/>
      <w:lang w:eastAsia="en-GB"/>
    </w:rPr>
  </w:style>
  <w:style w:type="paragraph" w:styleId="Titolo3">
    <w:name w:val="heading 3"/>
    <w:basedOn w:val="Normale"/>
    <w:next w:val="Normale"/>
    <w:link w:val="Titolo3Carattere"/>
    <w:uiPriority w:val="9"/>
    <w:unhideWhenUsed/>
    <w:qFormat/>
    <w:rsid w:val="008D111E"/>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character" w:customStyle="1" w:styleId="Titolo2Carattere">
    <w:name w:val="Titolo 2 Carattere"/>
    <w:basedOn w:val="Carpredefinitoparagrafo"/>
    <w:link w:val="Titolo2"/>
    <w:uiPriority w:val="9"/>
    <w:rsid w:val="0017273D"/>
    <w:rPr>
      <w:rFonts w:ascii="Times New Roman" w:eastAsia="Times New Roman" w:hAnsi="Times New Roman" w:cs="Times New Roman"/>
      <w:b/>
      <w:bCs/>
      <w:sz w:val="36"/>
      <w:szCs w:val="36"/>
      <w:lang w:eastAsia="en-GB"/>
    </w:rPr>
  </w:style>
  <w:style w:type="paragraph" w:styleId="NormaleWeb">
    <w:name w:val="Normal (Web)"/>
    <w:basedOn w:val="Normale"/>
    <w:uiPriority w:val="99"/>
    <w:unhideWhenUsed/>
    <w:rsid w:val="0017273D"/>
    <w:pPr>
      <w:spacing w:before="100" w:beforeAutospacing="1" w:after="100" w:afterAutospacing="1" w:line="240" w:lineRule="auto"/>
    </w:pPr>
    <w:rPr>
      <w:rFonts w:ascii="Times New Roman" w:eastAsia="Times New Roman" w:hAnsi="Times New Roman" w:cs="Times New Roman"/>
      <w:sz w:val="24"/>
      <w:szCs w:val="24"/>
      <w:lang w:eastAsia="en-GB"/>
    </w:rPr>
  </w:style>
  <w:style w:type="character" w:styleId="Enfasigrassetto">
    <w:name w:val="Strong"/>
    <w:basedOn w:val="Carpredefinitoparagrafo"/>
    <w:uiPriority w:val="22"/>
    <w:qFormat/>
    <w:rsid w:val="0017273D"/>
    <w:rPr>
      <w:b/>
      <w:bCs/>
    </w:rPr>
  </w:style>
  <w:style w:type="character" w:customStyle="1" w:styleId="Titolo3Carattere">
    <w:name w:val="Titolo 3 Carattere"/>
    <w:basedOn w:val="Carpredefinitoparagrafo"/>
    <w:link w:val="Titolo3"/>
    <w:uiPriority w:val="9"/>
    <w:rsid w:val="008D111E"/>
    <w:rPr>
      <w:rFonts w:asciiTheme="majorHAnsi" w:eastAsiaTheme="majorEastAsia" w:hAnsiTheme="majorHAnsi" w:cstheme="majorBidi"/>
      <w:color w:val="1F4D78" w:themeColor="accent1" w:themeShade="7F"/>
      <w:sz w:val="24"/>
      <w:szCs w:val="24"/>
    </w:rPr>
  </w:style>
  <w:style w:type="character" w:styleId="Enfasicorsivo">
    <w:name w:val="Emphasis"/>
    <w:basedOn w:val="Carpredefinitoparagrafo"/>
    <w:uiPriority w:val="20"/>
    <w:qFormat/>
    <w:rsid w:val="004B2B01"/>
    <w:rPr>
      <w:i/>
      <w:iCs/>
    </w:rPr>
  </w:style>
  <w:style w:type="character" w:customStyle="1" w:styleId="Titolo1Carattere">
    <w:name w:val="Titolo 1 Carattere"/>
    <w:basedOn w:val="Carpredefinitoparagrafo"/>
    <w:link w:val="Titolo1"/>
    <w:uiPriority w:val="9"/>
    <w:rsid w:val="00587B5A"/>
    <w:rPr>
      <w:rFonts w:asciiTheme="majorHAnsi" w:eastAsiaTheme="majorEastAsia" w:hAnsiTheme="majorHAnsi" w:cstheme="majorBidi"/>
      <w:color w:val="2E74B5" w:themeColor="accent1" w:themeShade="BF"/>
      <w:sz w:val="32"/>
      <w:szCs w:val="32"/>
    </w:rPr>
  </w:style>
  <w:style w:type="paragraph" w:styleId="PreformattatoHTML">
    <w:name w:val="HTML Preformatted"/>
    <w:basedOn w:val="Normale"/>
    <w:link w:val="PreformattatoHTMLCarattere"/>
    <w:uiPriority w:val="99"/>
    <w:semiHidden/>
    <w:unhideWhenUsed/>
    <w:rsid w:val="00587B5A"/>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GB"/>
    </w:rPr>
  </w:style>
  <w:style w:type="character" w:customStyle="1" w:styleId="PreformattatoHTMLCarattere">
    <w:name w:val="Preformattato HTML Carattere"/>
    <w:basedOn w:val="Carpredefinitoparagrafo"/>
    <w:link w:val="PreformattatoHTML"/>
    <w:uiPriority w:val="99"/>
    <w:semiHidden/>
    <w:rsid w:val="00587B5A"/>
    <w:rPr>
      <w:rFonts w:ascii="Courier New" w:eastAsia="Times New Roman" w:hAnsi="Courier New" w:cs="Courier New"/>
      <w:sz w:val="20"/>
      <w:szCs w:val="20"/>
      <w:lang w:eastAsia="en-GB"/>
    </w:rPr>
  </w:style>
  <w:style w:type="character" w:styleId="CodiceHTML">
    <w:name w:val="HTML Code"/>
    <w:basedOn w:val="Carpredefinitoparagrafo"/>
    <w:uiPriority w:val="99"/>
    <w:semiHidden/>
    <w:unhideWhenUsed/>
    <w:rsid w:val="00587B5A"/>
    <w:rPr>
      <w:rFonts w:ascii="Courier New" w:eastAsia="Times New Roman" w:hAnsi="Courier New" w:cs="Courier New"/>
      <w:sz w:val="20"/>
      <w:szCs w:val="20"/>
    </w:rPr>
  </w:style>
  <w:style w:type="character" w:customStyle="1" w:styleId="language-xml">
    <w:name w:val="language-xml"/>
    <w:basedOn w:val="Carpredefinitoparagrafo"/>
    <w:rsid w:val="00587B5A"/>
  </w:style>
  <w:style w:type="character" w:customStyle="1" w:styleId="hljs-tag">
    <w:name w:val="hljs-tag"/>
    <w:basedOn w:val="Carpredefinitoparagrafo"/>
    <w:rsid w:val="00587B5A"/>
  </w:style>
  <w:style w:type="character" w:customStyle="1" w:styleId="hljs-name">
    <w:name w:val="hljs-name"/>
    <w:basedOn w:val="Carpredefinitoparagrafo"/>
    <w:rsid w:val="00587B5A"/>
  </w:style>
  <w:style w:type="character" w:customStyle="1" w:styleId="hljs-type">
    <w:name w:val="hljs-type"/>
    <w:basedOn w:val="Carpredefinitoparagrafo"/>
    <w:rsid w:val="00587B5A"/>
  </w:style>
  <w:style w:type="character" w:customStyle="1" w:styleId="hljs-regexp">
    <w:name w:val="hljs-regexp"/>
    <w:basedOn w:val="Carpredefinitoparagrafo"/>
    <w:rsid w:val="00587B5A"/>
  </w:style>
  <w:style w:type="character" w:customStyle="1" w:styleId="hljs-number">
    <w:name w:val="hljs-number"/>
    <w:basedOn w:val="Carpredefinitoparagrafo"/>
    <w:rsid w:val="00587B5A"/>
  </w:style>
  <w:style w:type="character" w:customStyle="1" w:styleId="hljs-operator">
    <w:name w:val="hljs-operator"/>
    <w:basedOn w:val="Carpredefinitoparagrafo"/>
    <w:rsid w:val="00587B5A"/>
  </w:style>
  <w:style w:type="character" w:customStyle="1" w:styleId="hljs-keyword">
    <w:name w:val="hljs-keyword"/>
    <w:basedOn w:val="Carpredefinitoparagrafo"/>
    <w:rsid w:val="00587B5A"/>
  </w:style>
  <w:style w:type="character" w:customStyle="1" w:styleId="hljs-comment">
    <w:name w:val="hljs-comment"/>
    <w:basedOn w:val="Carpredefinitoparagrafo"/>
    <w:rsid w:val="00587B5A"/>
  </w:style>
  <w:style w:type="paragraph" w:styleId="Paragrafoelenco">
    <w:name w:val="List Paragraph"/>
    <w:basedOn w:val="Normale"/>
    <w:uiPriority w:val="34"/>
    <w:qFormat/>
    <w:rsid w:val="00587B5A"/>
    <w:pPr>
      <w:ind w:left="720"/>
      <w:contextualSpacing/>
    </w:pPr>
  </w:style>
  <w:style w:type="character" w:customStyle="1" w:styleId="hljs-selector-attr">
    <w:name w:val="hljs-selector-attr"/>
    <w:basedOn w:val="Carpredefinitoparagrafo"/>
    <w:rsid w:val="00365949"/>
  </w:style>
  <w:style w:type="character" w:customStyle="1" w:styleId="hljs-attr">
    <w:name w:val="hljs-attr"/>
    <w:basedOn w:val="Carpredefinitoparagrafo"/>
    <w:rsid w:val="00365949"/>
  </w:style>
  <w:style w:type="character" w:customStyle="1" w:styleId="hljs-string">
    <w:name w:val="hljs-string"/>
    <w:basedOn w:val="Carpredefinitoparagrafo"/>
    <w:rsid w:val="00365949"/>
  </w:style>
  <w:style w:type="character" w:customStyle="1" w:styleId="hljs-literal">
    <w:name w:val="hljs-literal"/>
    <w:basedOn w:val="Carpredefinitoparagrafo"/>
    <w:rsid w:val="00365949"/>
  </w:style>
  <w:style w:type="character" w:styleId="Rimandocommento">
    <w:name w:val="annotation reference"/>
    <w:basedOn w:val="Carpredefinitoparagrafo"/>
    <w:uiPriority w:val="99"/>
    <w:semiHidden/>
    <w:unhideWhenUsed/>
    <w:rsid w:val="00B0254B"/>
    <w:rPr>
      <w:sz w:val="16"/>
      <w:szCs w:val="16"/>
    </w:rPr>
  </w:style>
  <w:style w:type="paragraph" w:styleId="Testocommento">
    <w:name w:val="annotation text"/>
    <w:basedOn w:val="Normale"/>
    <w:link w:val="TestocommentoCarattere"/>
    <w:uiPriority w:val="99"/>
    <w:semiHidden/>
    <w:unhideWhenUsed/>
    <w:rsid w:val="00B0254B"/>
    <w:pPr>
      <w:spacing w:line="240" w:lineRule="auto"/>
    </w:pPr>
    <w:rPr>
      <w:sz w:val="20"/>
      <w:szCs w:val="20"/>
    </w:rPr>
  </w:style>
  <w:style w:type="character" w:customStyle="1" w:styleId="TestocommentoCarattere">
    <w:name w:val="Testo commento Carattere"/>
    <w:basedOn w:val="Carpredefinitoparagrafo"/>
    <w:link w:val="Testocommento"/>
    <w:uiPriority w:val="99"/>
    <w:semiHidden/>
    <w:rsid w:val="00B0254B"/>
    <w:rPr>
      <w:sz w:val="20"/>
      <w:szCs w:val="20"/>
    </w:rPr>
  </w:style>
  <w:style w:type="paragraph" w:styleId="Soggettocommento">
    <w:name w:val="annotation subject"/>
    <w:basedOn w:val="Testocommento"/>
    <w:next w:val="Testocommento"/>
    <w:link w:val="SoggettocommentoCarattere"/>
    <w:uiPriority w:val="99"/>
    <w:semiHidden/>
    <w:unhideWhenUsed/>
    <w:rsid w:val="00B0254B"/>
    <w:rPr>
      <w:b/>
      <w:bCs/>
    </w:rPr>
  </w:style>
  <w:style w:type="character" w:customStyle="1" w:styleId="SoggettocommentoCarattere">
    <w:name w:val="Soggetto commento Carattere"/>
    <w:basedOn w:val="TestocommentoCarattere"/>
    <w:link w:val="Soggettocommento"/>
    <w:uiPriority w:val="99"/>
    <w:semiHidden/>
    <w:rsid w:val="00B0254B"/>
    <w:rPr>
      <w:b/>
      <w:bCs/>
      <w:sz w:val="20"/>
      <w:szCs w:val="20"/>
    </w:rPr>
  </w:style>
  <w:style w:type="paragraph" w:styleId="Testofumetto">
    <w:name w:val="Balloon Text"/>
    <w:basedOn w:val="Normale"/>
    <w:link w:val="TestofumettoCarattere"/>
    <w:uiPriority w:val="99"/>
    <w:semiHidden/>
    <w:unhideWhenUsed/>
    <w:rsid w:val="00B0254B"/>
    <w:pPr>
      <w:spacing w:after="0" w:line="240" w:lineRule="auto"/>
    </w:pPr>
    <w:rPr>
      <w:rFonts w:ascii="Segoe UI" w:hAnsi="Segoe UI" w:cs="Segoe UI"/>
      <w:sz w:val="18"/>
      <w:szCs w:val="18"/>
    </w:rPr>
  </w:style>
  <w:style w:type="character" w:customStyle="1" w:styleId="TestofumettoCarattere">
    <w:name w:val="Testo fumetto Carattere"/>
    <w:basedOn w:val="Carpredefinitoparagrafo"/>
    <w:link w:val="Testofumetto"/>
    <w:uiPriority w:val="99"/>
    <w:semiHidden/>
    <w:rsid w:val="00B0254B"/>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37509928">
      <w:bodyDiv w:val="1"/>
      <w:marLeft w:val="0"/>
      <w:marRight w:val="0"/>
      <w:marTop w:val="0"/>
      <w:marBottom w:val="0"/>
      <w:divBdr>
        <w:top w:val="none" w:sz="0" w:space="0" w:color="auto"/>
        <w:left w:val="none" w:sz="0" w:space="0" w:color="auto"/>
        <w:bottom w:val="none" w:sz="0" w:space="0" w:color="auto"/>
        <w:right w:val="none" w:sz="0" w:space="0" w:color="auto"/>
      </w:divBdr>
      <w:divsChild>
        <w:div w:id="7136947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64512">
      <w:bodyDiv w:val="1"/>
      <w:marLeft w:val="0"/>
      <w:marRight w:val="0"/>
      <w:marTop w:val="0"/>
      <w:marBottom w:val="0"/>
      <w:divBdr>
        <w:top w:val="none" w:sz="0" w:space="0" w:color="auto"/>
        <w:left w:val="none" w:sz="0" w:space="0" w:color="auto"/>
        <w:bottom w:val="none" w:sz="0" w:space="0" w:color="auto"/>
        <w:right w:val="none" w:sz="0" w:space="0" w:color="auto"/>
      </w:divBdr>
    </w:div>
    <w:div w:id="77408620">
      <w:bodyDiv w:val="1"/>
      <w:marLeft w:val="0"/>
      <w:marRight w:val="0"/>
      <w:marTop w:val="0"/>
      <w:marBottom w:val="0"/>
      <w:divBdr>
        <w:top w:val="none" w:sz="0" w:space="0" w:color="auto"/>
        <w:left w:val="none" w:sz="0" w:space="0" w:color="auto"/>
        <w:bottom w:val="none" w:sz="0" w:space="0" w:color="auto"/>
        <w:right w:val="none" w:sz="0" w:space="0" w:color="auto"/>
      </w:divBdr>
    </w:div>
    <w:div w:id="91249033">
      <w:bodyDiv w:val="1"/>
      <w:marLeft w:val="0"/>
      <w:marRight w:val="0"/>
      <w:marTop w:val="0"/>
      <w:marBottom w:val="0"/>
      <w:divBdr>
        <w:top w:val="none" w:sz="0" w:space="0" w:color="auto"/>
        <w:left w:val="none" w:sz="0" w:space="0" w:color="auto"/>
        <w:bottom w:val="none" w:sz="0" w:space="0" w:color="auto"/>
        <w:right w:val="none" w:sz="0" w:space="0" w:color="auto"/>
      </w:divBdr>
      <w:divsChild>
        <w:div w:id="17592797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760081">
      <w:bodyDiv w:val="1"/>
      <w:marLeft w:val="0"/>
      <w:marRight w:val="0"/>
      <w:marTop w:val="0"/>
      <w:marBottom w:val="0"/>
      <w:divBdr>
        <w:top w:val="none" w:sz="0" w:space="0" w:color="auto"/>
        <w:left w:val="none" w:sz="0" w:space="0" w:color="auto"/>
        <w:bottom w:val="none" w:sz="0" w:space="0" w:color="auto"/>
        <w:right w:val="none" w:sz="0" w:space="0" w:color="auto"/>
      </w:divBdr>
      <w:divsChild>
        <w:div w:id="1581674483">
          <w:blockQuote w:val="1"/>
          <w:marLeft w:val="720"/>
          <w:marRight w:val="720"/>
          <w:marTop w:val="100"/>
          <w:marBottom w:val="100"/>
          <w:divBdr>
            <w:top w:val="none" w:sz="0" w:space="0" w:color="auto"/>
            <w:left w:val="none" w:sz="0" w:space="0" w:color="auto"/>
            <w:bottom w:val="none" w:sz="0" w:space="0" w:color="auto"/>
            <w:right w:val="none" w:sz="0" w:space="0" w:color="auto"/>
          </w:divBdr>
        </w:div>
        <w:div w:id="177867878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0803099">
      <w:bodyDiv w:val="1"/>
      <w:marLeft w:val="0"/>
      <w:marRight w:val="0"/>
      <w:marTop w:val="0"/>
      <w:marBottom w:val="0"/>
      <w:divBdr>
        <w:top w:val="none" w:sz="0" w:space="0" w:color="auto"/>
        <w:left w:val="none" w:sz="0" w:space="0" w:color="auto"/>
        <w:bottom w:val="none" w:sz="0" w:space="0" w:color="auto"/>
        <w:right w:val="none" w:sz="0" w:space="0" w:color="auto"/>
      </w:divBdr>
      <w:divsChild>
        <w:div w:id="15132984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616241">
      <w:bodyDiv w:val="1"/>
      <w:marLeft w:val="0"/>
      <w:marRight w:val="0"/>
      <w:marTop w:val="0"/>
      <w:marBottom w:val="0"/>
      <w:divBdr>
        <w:top w:val="none" w:sz="0" w:space="0" w:color="auto"/>
        <w:left w:val="none" w:sz="0" w:space="0" w:color="auto"/>
        <w:bottom w:val="none" w:sz="0" w:space="0" w:color="auto"/>
        <w:right w:val="none" w:sz="0" w:space="0" w:color="auto"/>
      </w:divBdr>
    </w:div>
    <w:div w:id="280385323">
      <w:bodyDiv w:val="1"/>
      <w:marLeft w:val="0"/>
      <w:marRight w:val="0"/>
      <w:marTop w:val="0"/>
      <w:marBottom w:val="0"/>
      <w:divBdr>
        <w:top w:val="none" w:sz="0" w:space="0" w:color="auto"/>
        <w:left w:val="none" w:sz="0" w:space="0" w:color="auto"/>
        <w:bottom w:val="none" w:sz="0" w:space="0" w:color="auto"/>
        <w:right w:val="none" w:sz="0" w:space="0" w:color="auto"/>
      </w:divBdr>
      <w:divsChild>
        <w:div w:id="327749605">
          <w:blockQuote w:val="1"/>
          <w:marLeft w:val="720"/>
          <w:marRight w:val="720"/>
          <w:marTop w:val="100"/>
          <w:marBottom w:val="100"/>
          <w:divBdr>
            <w:top w:val="none" w:sz="0" w:space="0" w:color="auto"/>
            <w:left w:val="none" w:sz="0" w:space="0" w:color="auto"/>
            <w:bottom w:val="none" w:sz="0" w:space="0" w:color="auto"/>
            <w:right w:val="none" w:sz="0" w:space="0" w:color="auto"/>
          </w:divBdr>
        </w:div>
        <w:div w:id="16325159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31448084">
      <w:bodyDiv w:val="1"/>
      <w:marLeft w:val="0"/>
      <w:marRight w:val="0"/>
      <w:marTop w:val="0"/>
      <w:marBottom w:val="0"/>
      <w:divBdr>
        <w:top w:val="none" w:sz="0" w:space="0" w:color="auto"/>
        <w:left w:val="none" w:sz="0" w:space="0" w:color="auto"/>
        <w:bottom w:val="none" w:sz="0" w:space="0" w:color="auto"/>
        <w:right w:val="none" w:sz="0" w:space="0" w:color="auto"/>
      </w:divBdr>
      <w:divsChild>
        <w:div w:id="323122790">
          <w:marLeft w:val="0"/>
          <w:marRight w:val="0"/>
          <w:marTop w:val="0"/>
          <w:marBottom w:val="0"/>
          <w:divBdr>
            <w:top w:val="none" w:sz="0" w:space="0" w:color="auto"/>
            <w:left w:val="none" w:sz="0" w:space="0" w:color="auto"/>
            <w:bottom w:val="none" w:sz="0" w:space="0" w:color="auto"/>
            <w:right w:val="none" w:sz="0" w:space="0" w:color="auto"/>
          </w:divBdr>
          <w:divsChild>
            <w:div w:id="1910966266">
              <w:marLeft w:val="0"/>
              <w:marRight w:val="0"/>
              <w:marTop w:val="0"/>
              <w:marBottom w:val="0"/>
              <w:divBdr>
                <w:top w:val="none" w:sz="0" w:space="0" w:color="auto"/>
                <w:left w:val="none" w:sz="0" w:space="0" w:color="auto"/>
                <w:bottom w:val="none" w:sz="0" w:space="0" w:color="auto"/>
                <w:right w:val="none" w:sz="0" w:space="0" w:color="auto"/>
              </w:divBdr>
            </w:div>
          </w:divsChild>
        </w:div>
        <w:div w:id="1144544103">
          <w:marLeft w:val="0"/>
          <w:marRight w:val="0"/>
          <w:marTop w:val="0"/>
          <w:marBottom w:val="0"/>
          <w:divBdr>
            <w:top w:val="none" w:sz="0" w:space="0" w:color="auto"/>
            <w:left w:val="none" w:sz="0" w:space="0" w:color="auto"/>
            <w:bottom w:val="none" w:sz="0" w:space="0" w:color="auto"/>
            <w:right w:val="none" w:sz="0" w:space="0" w:color="auto"/>
          </w:divBdr>
          <w:divsChild>
            <w:div w:id="1302611758">
              <w:marLeft w:val="0"/>
              <w:marRight w:val="0"/>
              <w:marTop w:val="0"/>
              <w:marBottom w:val="0"/>
              <w:divBdr>
                <w:top w:val="none" w:sz="0" w:space="0" w:color="auto"/>
                <w:left w:val="none" w:sz="0" w:space="0" w:color="auto"/>
                <w:bottom w:val="none" w:sz="0" w:space="0" w:color="auto"/>
                <w:right w:val="none" w:sz="0" w:space="0" w:color="auto"/>
              </w:divBdr>
            </w:div>
          </w:divsChild>
        </w:div>
        <w:div w:id="1711226588">
          <w:marLeft w:val="0"/>
          <w:marRight w:val="0"/>
          <w:marTop w:val="0"/>
          <w:marBottom w:val="0"/>
          <w:divBdr>
            <w:top w:val="none" w:sz="0" w:space="0" w:color="auto"/>
            <w:left w:val="none" w:sz="0" w:space="0" w:color="auto"/>
            <w:bottom w:val="none" w:sz="0" w:space="0" w:color="auto"/>
            <w:right w:val="none" w:sz="0" w:space="0" w:color="auto"/>
          </w:divBdr>
          <w:divsChild>
            <w:div w:id="736170995">
              <w:marLeft w:val="0"/>
              <w:marRight w:val="0"/>
              <w:marTop w:val="0"/>
              <w:marBottom w:val="0"/>
              <w:divBdr>
                <w:top w:val="none" w:sz="0" w:space="0" w:color="auto"/>
                <w:left w:val="none" w:sz="0" w:space="0" w:color="auto"/>
                <w:bottom w:val="none" w:sz="0" w:space="0" w:color="auto"/>
                <w:right w:val="none" w:sz="0" w:space="0" w:color="auto"/>
              </w:divBdr>
            </w:div>
          </w:divsChild>
        </w:div>
        <w:div w:id="1999503880">
          <w:marLeft w:val="0"/>
          <w:marRight w:val="0"/>
          <w:marTop w:val="0"/>
          <w:marBottom w:val="0"/>
          <w:divBdr>
            <w:top w:val="none" w:sz="0" w:space="0" w:color="auto"/>
            <w:left w:val="none" w:sz="0" w:space="0" w:color="auto"/>
            <w:bottom w:val="none" w:sz="0" w:space="0" w:color="auto"/>
            <w:right w:val="none" w:sz="0" w:space="0" w:color="auto"/>
          </w:divBdr>
          <w:divsChild>
            <w:div w:id="593713201">
              <w:marLeft w:val="0"/>
              <w:marRight w:val="0"/>
              <w:marTop w:val="0"/>
              <w:marBottom w:val="0"/>
              <w:divBdr>
                <w:top w:val="none" w:sz="0" w:space="0" w:color="auto"/>
                <w:left w:val="none" w:sz="0" w:space="0" w:color="auto"/>
                <w:bottom w:val="none" w:sz="0" w:space="0" w:color="auto"/>
                <w:right w:val="none" w:sz="0" w:space="0" w:color="auto"/>
              </w:divBdr>
            </w:div>
          </w:divsChild>
        </w:div>
        <w:div w:id="1959412085">
          <w:marLeft w:val="0"/>
          <w:marRight w:val="0"/>
          <w:marTop w:val="0"/>
          <w:marBottom w:val="0"/>
          <w:divBdr>
            <w:top w:val="none" w:sz="0" w:space="0" w:color="auto"/>
            <w:left w:val="none" w:sz="0" w:space="0" w:color="auto"/>
            <w:bottom w:val="none" w:sz="0" w:space="0" w:color="auto"/>
            <w:right w:val="none" w:sz="0" w:space="0" w:color="auto"/>
          </w:divBdr>
          <w:divsChild>
            <w:div w:id="1443306281">
              <w:marLeft w:val="0"/>
              <w:marRight w:val="0"/>
              <w:marTop w:val="0"/>
              <w:marBottom w:val="0"/>
              <w:divBdr>
                <w:top w:val="none" w:sz="0" w:space="0" w:color="auto"/>
                <w:left w:val="none" w:sz="0" w:space="0" w:color="auto"/>
                <w:bottom w:val="none" w:sz="0" w:space="0" w:color="auto"/>
                <w:right w:val="none" w:sz="0" w:space="0" w:color="auto"/>
              </w:divBdr>
            </w:div>
          </w:divsChild>
        </w:div>
        <w:div w:id="1533957204">
          <w:marLeft w:val="0"/>
          <w:marRight w:val="0"/>
          <w:marTop w:val="0"/>
          <w:marBottom w:val="0"/>
          <w:divBdr>
            <w:top w:val="none" w:sz="0" w:space="0" w:color="auto"/>
            <w:left w:val="none" w:sz="0" w:space="0" w:color="auto"/>
            <w:bottom w:val="none" w:sz="0" w:space="0" w:color="auto"/>
            <w:right w:val="none" w:sz="0" w:space="0" w:color="auto"/>
          </w:divBdr>
          <w:divsChild>
            <w:div w:id="186673872">
              <w:marLeft w:val="0"/>
              <w:marRight w:val="0"/>
              <w:marTop w:val="0"/>
              <w:marBottom w:val="0"/>
              <w:divBdr>
                <w:top w:val="none" w:sz="0" w:space="0" w:color="auto"/>
                <w:left w:val="none" w:sz="0" w:space="0" w:color="auto"/>
                <w:bottom w:val="none" w:sz="0" w:space="0" w:color="auto"/>
                <w:right w:val="none" w:sz="0" w:space="0" w:color="auto"/>
              </w:divBdr>
            </w:div>
          </w:divsChild>
        </w:div>
        <w:div w:id="1525485926">
          <w:marLeft w:val="0"/>
          <w:marRight w:val="0"/>
          <w:marTop w:val="0"/>
          <w:marBottom w:val="0"/>
          <w:divBdr>
            <w:top w:val="none" w:sz="0" w:space="0" w:color="auto"/>
            <w:left w:val="none" w:sz="0" w:space="0" w:color="auto"/>
            <w:bottom w:val="none" w:sz="0" w:space="0" w:color="auto"/>
            <w:right w:val="none" w:sz="0" w:space="0" w:color="auto"/>
          </w:divBdr>
          <w:divsChild>
            <w:div w:id="1083069665">
              <w:marLeft w:val="0"/>
              <w:marRight w:val="0"/>
              <w:marTop w:val="0"/>
              <w:marBottom w:val="0"/>
              <w:divBdr>
                <w:top w:val="none" w:sz="0" w:space="0" w:color="auto"/>
                <w:left w:val="none" w:sz="0" w:space="0" w:color="auto"/>
                <w:bottom w:val="none" w:sz="0" w:space="0" w:color="auto"/>
                <w:right w:val="none" w:sz="0" w:space="0" w:color="auto"/>
              </w:divBdr>
            </w:div>
          </w:divsChild>
        </w:div>
        <w:div w:id="528418322">
          <w:marLeft w:val="0"/>
          <w:marRight w:val="0"/>
          <w:marTop w:val="0"/>
          <w:marBottom w:val="0"/>
          <w:divBdr>
            <w:top w:val="none" w:sz="0" w:space="0" w:color="auto"/>
            <w:left w:val="none" w:sz="0" w:space="0" w:color="auto"/>
            <w:bottom w:val="none" w:sz="0" w:space="0" w:color="auto"/>
            <w:right w:val="none" w:sz="0" w:space="0" w:color="auto"/>
          </w:divBdr>
          <w:divsChild>
            <w:div w:id="1818647976">
              <w:marLeft w:val="0"/>
              <w:marRight w:val="0"/>
              <w:marTop w:val="0"/>
              <w:marBottom w:val="0"/>
              <w:divBdr>
                <w:top w:val="none" w:sz="0" w:space="0" w:color="auto"/>
                <w:left w:val="none" w:sz="0" w:space="0" w:color="auto"/>
                <w:bottom w:val="none" w:sz="0" w:space="0" w:color="auto"/>
                <w:right w:val="none" w:sz="0" w:space="0" w:color="auto"/>
              </w:divBdr>
            </w:div>
          </w:divsChild>
        </w:div>
        <w:div w:id="71847674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42362159">
      <w:bodyDiv w:val="1"/>
      <w:marLeft w:val="0"/>
      <w:marRight w:val="0"/>
      <w:marTop w:val="0"/>
      <w:marBottom w:val="0"/>
      <w:divBdr>
        <w:top w:val="none" w:sz="0" w:space="0" w:color="auto"/>
        <w:left w:val="none" w:sz="0" w:space="0" w:color="auto"/>
        <w:bottom w:val="none" w:sz="0" w:space="0" w:color="auto"/>
        <w:right w:val="none" w:sz="0" w:space="0" w:color="auto"/>
      </w:divBdr>
    </w:div>
    <w:div w:id="432013846">
      <w:bodyDiv w:val="1"/>
      <w:marLeft w:val="0"/>
      <w:marRight w:val="0"/>
      <w:marTop w:val="0"/>
      <w:marBottom w:val="0"/>
      <w:divBdr>
        <w:top w:val="none" w:sz="0" w:space="0" w:color="auto"/>
        <w:left w:val="none" w:sz="0" w:space="0" w:color="auto"/>
        <w:bottom w:val="none" w:sz="0" w:space="0" w:color="auto"/>
        <w:right w:val="none" w:sz="0" w:space="0" w:color="auto"/>
      </w:divBdr>
    </w:div>
    <w:div w:id="477527796">
      <w:bodyDiv w:val="1"/>
      <w:marLeft w:val="0"/>
      <w:marRight w:val="0"/>
      <w:marTop w:val="0"/>
      <w:marBottom w:val="0"/>
      <w:divBdr>
        <w:top w:val="none" w:sz="0" w:space="0" w:color="auto"/>
        <w:left w:val="none" w:sz="0" w:space="0" w:color="auto"/>
        <w:bottom w:val="none" w:sz="0" w:space="0" w:color="auto"/>
        <w:right w:val="none" w:sz="0" w:space="0" w:color="auto"/>
      </w:divBdr>
      <w:divsChild>
        <w:div w:id="1240361733">
          <w:blockQuote w:val="1"/>
          <w:marLeft w:val="720"/>
          <w:marRight w:val="720"/>
          <w:marTop w:val="100"/>
          <w:marBottom w:val="100"/>
          <w:divBdr>
            <w:top w:val="none" w:sz="0" w:space="0" w:color="auto"/>
            <w:left w:val="none" w:sz="0" w:space="0" w:color="auto"/>
            <w:bottom w:val="none" w:sz="0" w:space="0" w:color="auto"/>
            <w:right w:val="none" w:sz="0" w:space="0" w:color="auto"/>
          </w:divBdr>
        </w:div>
        <w:div w:id="1608078327">
          <w:marLeft w:val="0"/>
          <w:marRight w:val="0"/>
          <w:marTop w:val="0"/>
          <w:marBottom w:val="0"/>
          <w:divBdr>
            <w:top w:val="none" w:sz="0" w:space="0" w:color="auto"/>
            <w:left w:val="none" w:sz="0" w:space="0" w:color="auto"/>
            <w:bottom w:val="none" w:sz="0" w:space="0" w:color="auto"/>
            <w:right w:val="none" w:sz="0" w:space="0" w:color="auto"/>
          </w:divBdr>
          <w:divsChild>
            <w:div w:id="650521609">
              <w:marLeft w:val="0"/>
              <w:marRight w:val="0"/>
              <w:marTop w:val="0"/>
              <w:marBottom w:val="0"/>
              <w:divBdr>
                <w:top w:val="none" w:sz="0" w:space="0" w:color="auto"/>
                <w:left w:val="none" w:sz="0" w:space="0" w:color="auto"/>
                <w:bottom w:val="none" w:sz="0" w:space="0" w:color="auto"/>
                <w:right w:val="none" w:sz="0" w:space="0" w:color="auto"/>
              </w:divBdr>
            </w:div>
          </w:divsChild>
        </w:div>
        <w:div w:id="1197960065">
          <w:marLeft w:val="0"/>
          <w:marRight w:val="0"/>
          <w:marTop w:val="0"/>
          <w:marBottom w:val="0"/>
          <w:divBdr>
            <w:top w:val="none" w:sz="0" w:space="0" w:color="auto"/>
            <w:left w:val="none" w:sz="0" w:space="0" w:color="auto"/>
            <w:bottom w:val="none" w:sz="0" w:space="0" w:color="auto"/>
            <w:right w:val="none" w:sz="0" w:space="0" w:color="auto"/>
          </w:divBdr>
          <w:divsChild>
            <w:div w:id="1364943654">
              <w:marLeft w:val="0"/>
              <w:marRight w:val="0"/>
              <w:marTop w:val="0"/>
              <w:marBottom w:val="0"/>
              <w:divBdr>
                <w:top w:val="none" w:sz="0" w:space="0" w:color="auto"/>
                <w:left w:val="none" w:sz="0" w:space="0" w:color="auto"/>
                <w:bottom w:val="none" w:sz="0" w:space="0" w:color="auto"/>
                <w:right w:val="none" w:sz="0" w:space="0" w:color="auto"/>
              </w:divBdr>
            </w:div>
          </w:divsChild>
        </w:div>
        <w:div w:id="719866583">
          <w:marLeft w:val="0"/>
          <w:marRight w:val="0"/>
          <w:marTop w:val="0"/>
          <w:marBottom w:val="0"/>
          <w:divBdr>
            <w:top w:val="none" w:sz="0" w:space="0" w:color="auto"/>
            <w:left w:val="none" w:sz="0" w:space="0" w:color="auto"/>
            <w:bottom w:val="none" w:sz="0" w:space="0" w:color="auto"/>
            <w:right w:val="none" w:sz="0" w:space="0" w:color="auto"/>
          </w:divBdr>
          <w:divsChild>
            <w:div w:id="537009509">
              <w:marLeft w:val="0"/>
              <w:marRight w:val="0"/>
              <w:marTop w:val="0"/>
              <w:marBottom w:val="0"/>
              <w:divBdr>
                <w:top w:val="none" w:sz="0" w:space="0" w:color="auto"/>
                <w:left w:val="none" w:sz="0" w:space="0" w:color="auto"/>
                <w:bottom w:val="none" w:sz="0" w:space="0" w:color="auto"/>
                <w:right w:val="none" w:sz="0" w:space="0" w:color="auto"/>
              </w:divBdr>
            </w:div>
          </w:divsChild>
        </w:div>
        <w:div w:id="1125730603">
          <w:marLeft w:val="0"/>
          <w:marRight w:val="0"/>
          <w:marTop w:val="0"/>
          <w:marBottom w:val="0"/>
          <w:divBdr>
            <w:top w:val="none" w:sz="0" w:space="0" w:color="auto"/>
            <w:left w:val="none" w:sz="0" w:space="0" w:color="auto"/>
            <w:bottom w:val="none" w:sz="0" w:space="0" w:color="auto"/>
            <w:right w:val="none" w:sz="0" w:space="0" w:color="auto"/>
          </w:divBdr>
          <w:divsChild>
            <w:div w:id="1253969486">
              <w:marLeft w:val="0"/>
              <w:marRight w:val="0"/>
              <w:marTop w:val="0"/>
              <w:marBottom w:val="0"/>
              <w:divBdr>
                <w:top w:val="none" w:sz="0" w:space="0" w:color="auto"/>
                <w:left w:val="none" w:sz="0" w:space="0" w:color="auto"/>
                <w:bottom w:val="none" w:sz="0" w:space="0" w:color="auto"/>
                <w:right w:val="none" w:sz="0" w:space="0" w:color="auto"/>
              </w:divBdr>
            </w:div>
          </w:divsChild>
        </w:div>
        <w:div w:id="12078051">
          <w:marLeft w:val="0"/>
          <w:marRight w:val="0"/>
          <w:marTop w:val="0"/>
          <w:marBottom w:val="0"/>
          <w:divBdr>
            <w:top w:val="none" w:sz="0" w:space="0" w:color="auto"/>
            <w:left w:val="none" w:sz="0" w:space="0" w:color="auto"/>
            <w:bottom w:val="none" w:sz="0" w:space="0" w:color="auto"/>
            <w:right w:val="none" w:sz="0" w:space="0" w:color="auto"/>
          </w:divBdr>
          <w:divsChild>
            <w:div w:id="633826825">
              <w:marLeft w:val="0"/>
              <w:marRight w:val="0"/>
              <w:marTop w:val="0"/>
              <w:marBottom w:val="0"/>
              <w:divBdr>
                <w:top w:val="none" w:sz="0" w:space="0" w:color="auto"/>
                <w:left w:val="none" w:sz="0" w:space="0" w:color="auto"/>
                <w:bottom w:val="none" w:sz="0" w:space="0" w:color="auto"/>
                <w:right w:val="none" w:sz="0" w:space="0" w:color="auto"/>
              </w:divBdr>
            </w:div>
          </w:divsChild>
        </w:div>
        <w:div w:id="2138260582">
          <w:marLeft w:val="0"/>
          <w:marRight w:val="0"/>
          <w:marTop w:val="0"/>
          <w:marBottom w:val="0"/>
          <w:divBdr>
            <w:top w:val="none" w:sz="0" w:space="0" w:color="auto"/>
            <w:left w:val="none" w:sz="0" w:space="0" w:color="auto"/>
            <w:bottom w:val="none" w:sz="0" w:space="0" w:color="auto"/>
            <w:right w:val="none" w:sz="0" w:space="0" w:color="auto"/>
          </w:divBdr>
          <w:divsChild>
            <w:div w:id="1334071258">
              <w:marLeft w:val="0"/>
              <w:marRight w:val="0"/>
              <w:marTop w:val="0"/>
              <w:marBottom w:val="0"/>
              <w:divBdr>
                <w:top w:val="none" w:sz="0" w:space="0" w:color="auto"/>
                <w:left w:val="none" w:sz="0" w:space="0" w:color="auto"/>
                <w:bottom w:val="none" w:sz="0" w:space="0" w:color="auto"/>
                <w:right w:val="none" w:sz="0" w:space="0" w:color="auto"/>
              </w:divBdr>
            </w:div>
          </w:divsChild>
        </w:div>
        <w:div w:id="396169068">
          <w:marLeft w:val="0"/>
          <w:marRight w:val="0"/>
          <w:marTop w:val="0"/>
          <w:marBottom w:val="0"/>
          <w:divBdr>
            <w:top w:val="none" w:sz="0" w:space="0" w:color="auto"/>
            <w:left w:val="none" w:sz="0" w:space="0" w:color="auto"/>
            <w:bottom w:val="none" w:sz="0" w:space="0" w:color="auto"/>
            <w:right w:val="none" w:sz="0" w:space="0" w:color="auto"/>
          </w:divBdr>
          <w:divsChild>
            <w:div w:id="561866323">
              <w:marLeft w:val="0"/>
              <w:marRight w:val="0"/>
              <w:marTop w:val="0"/>
              <w:marBottom w:val="0"/>
              <w:divBdr>
                <w:top w:val="none" w:sz="0" w:space="0" w:color="auto"/>
                <w:left w:val="none" w:sz="0" w:space="0" w:color="auto"/>
                <w:bottom w:val="none" w:sz="0" w:space="0" w:color="auto"/>
                <w:right w:val="none" w:sz="0" w:space="0" w:color="auto"/>
              </w:divBdr>
            </w:div>
          </w:divsChild>
        </w:div>
        <w:div w:id="1720130448">
          <w:marLeft w:val="0"/>
          <w:marRight w:val="0"/>
          <w:marTop w:val="0"/>
          <w:marBottom w:val="0"/>
          <w:divBdr>
            <w:top w:val="none" w:sz="0" w:space="0" w:color="auto"/>
            <w:left w:val="none" w:sz="0" w:space="0" w:color="auto"/>
            <w:bottom w:val="none" w:sz="0" w:space="0" w:color="auto"/>
            <w:right w:val="none" w:sz="0" w:space="0" w:color="auto"/>
          </w:divBdr>
          <w:divsChild>
            <w:div w:id="483935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19596241">
      <w:bodyDiv w:val="1"/>
      <w:marLeft w:val="0"/>
      <w:marRight w:val="0"/>
      <w:marTop w:val="0"/>
      <w:marBottom w:val="0"/>
      <w:divBdr>
        <w:top w:val="none" w:sz="0" w:space="0" w:color="auto"/>
        <w:left w:val="none" w:sz="0" w:space="0" w:color="auto"/>
        <w:bottom w:val="none" w:sz="0" w:space="0" w:color="auto"/>
        <w:right w:val="none" w:sz="0" w:space="0" w:color="auto"/>
      </w:divBdr>
      <w:divsChild>
        <w:div w:id="9660367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55706703">
      <w:bodyDiv w:val="1"/>
      <w:marLeft w:val="0"/>
      <w:marRight w:val="0"/>
      <w:marTop w:val="0"/>
      <w:marBottom w:val="0"/>
      <w:divBdr>
        <w:top w:val="none" w:sz="0" w:space="0" w:color="auto"/>
        <w:left w:val="none" w:sz="0" w:space="0" w:color="auto"/>
        <w:bottom w:val="none" w:sz="0" w:space="0" w:color="auto"/>
        <w:right w:val="none" w:sz="0" w:space="0" w:color="auto"/>
      </w:divBdr>
    </w:div>
    <w:div w:id="911698327">
      <w:bodyDiv w:val="1"/>
      <w:marLeft w:val="0"/>
      <w:marRight w:val="0"/>
      <w:marTop w:val="0"/>
      <w:marBottom w:val="0"/>
      <w:divBdr>
        <w:top w:val="none" w:sz="0" w:space="0" w:color="auto"/>
        <w:left w:val="none" w:sz="0" w:space="0" w:color="auto"/>
        <w:bottom w:val="none" w:sz="0" w:space="0" w:color="auto"/>
        <w:right w:val="none" w:sz="0" w:space="0" w:color="auto"/>
      </w:divBdr>
      <w:divsChild>
        <w:div w:id="1457524024">
          <w:marLeft w:val="0"/>
          <w:marRight w:val="0"/>
          <w:marTop w:val="0"/>
          <w:marBottom w:val="0"/>
          <w:divBdr>
            <w:top w:val="none" w:sz="0" w:space="0" w:color="auto"/>
            <w:left w:val="none" w:sz="0" w:space="0" w:color="auto"/>
            <w:bottom w:val="none" w:sz="0" w:space="0" w:color="auto"/>
            <w:right w:val="none" w:sz="0" w:space="0" w:color="auto"/>
          </w:divBdr>
          <w:divsChild>
            <w:div w:id="1446315114">
              <w:marLeft w:val="0"/>
              <w:marRight w:val="0"/>
              <w:marTop w:val="0"/>
              <w:marBottom w:val="0"/>
              <w:divBdr>
                <w:top w:val="none" w:sz="0" w:space="0" w:color="auto"/>
                <w:left w:val="none" w:sz="0" w:space="0" w:color="auto"/>
                <w:bottom w:val="none" w:sz="0" w:space="0" w:color="auto"/>
                <w:right w:val="none" w:sz="0" w:space="0" w:color="auto"/>
              </w:divBdr>
              <w:divsChild>
                <w:div w:id="775834448">
                  <w:marLeft w:val="0"/>
                  <w:marRight w:val="0"/>
                  <w:marTop w:val="0"/>
                  <w:marBottom w:val="0"/>
                  <w:divBdr>
                    <w:top w:val="none" w:sz="0" w:space="0" w:color="auto"/>
                    <w:left w:val="none" w:sz="0" w:space="0" w:color="auto"/>
                    <w:bottom w:val="none" w:sz="0" w:space="0" w:color="auto"/>
                    <w:right w:val="none" w:sz="0" w:space="0" w:color="auto"/>
                  </w:divBdr>
                  <w:divsChild>
                    <w:div w:id="475295296">
                      <w:marLeft w:val="0"/>
                      <w:marRight w:val="0"/>
                      <w:marTop w:val="0"/>
                      <w:marBottom w:val="0"/>
                      <w:divBdr>
                        <w:top w:val="none" w:sz="0" w:space="0" w:color="auto"/>
                        <w:left w:val="none" w:sz="0" w:space="0" w:color="auto"/>
                        <w:bottom w:val="none" w:sz="0" w:space="0" w:color="auto"/>
                        <w:right w:val="none" w:sz="0" w:space="0" w:color="auto"/>
                      </w:divBdr>
                      <w:divsChild>
                        <w:div w:id="939021479">
                          <w:marLeft w:val="0"/>
                          <w:marRight w:val="0"/>
                          <w:marTop w:val="0"/>
                          <w:marBottom w:val="0"/>
                          <w:divBdr>
                            <w:top w:val="none" w:sz="0" w:space="0" w:color="auto"/>
                            <w:left w:val="none" w:sz="0" w:space="0" w:color="auto"/>
                            <w:bottom w:val="none" w:sz="0" w:space="0" w:color="auto"/>
                            <w:right w:val="none" w:sz="0" w:space="0" w:color="auto"/>
                          </w:divBdr>
                          <w:divsChild>
                            <w:div w:id="910119583">
                              <w:marLeft w:val="0"/>
                              <w:marRight w:val="0"/>
                              <w:marTop w:val="0"/>
                              <w:marBottom w:val="0"/>
                              <w:divBdr>
                                <w:top w:val="none" w:sz="0" w:space="0" w:color="auto"/>
                                <w:left w:val="none" w:sz="0" w:space="0" w:color="auto"/>
                                <w:bottom w:val="none" w:sz="0" w:space="0" w:color="auto"/>
                                <w:right w:val="none" w:sz="0" w:space="0" w:color="auto"/>
                              </w:divBdr>
                              <w:divsChild>
                                <w:div w:id="2136294853">
                                  <w:marLeft w:val="0"/>
                                  <w:marRight w:val="0"/>
                                  <w:marTop w:val="0"/>
                                  <w:marBottom w:val="0"/>
                                  <w:divBdr>
                                    <w:top w:val="none" w:sz="0" w:space="0" w:color="auto"/>
                                    <w:left w:val="none" w:sz="0" w:space="0" w:color="auto"/>
                                    <w:bottom w:val="none" w:sz="0" w:space="0" w:color="auto"/>
                                    <w:right w:val="none" w:sz="0" w:space="0" w:color="auto"/>
                                  </w:divBdr>
                                  <w:divsChild>
                                    <w:div w:id="14857081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33461168">
      <w:bodyDiv w:val="1"/>
      <w:marLeft w:val="0"/>
      <w:marRight w:val="0"/>
      <w:marTop w:val="0"/>
      <w:marBottom w:val="0"/>
      <w:divBdr>
        <w:top w:val="none" w:sz="0" w:space="0" w:color="auto"/>
        <w:left w:val="none" w:sz="0" w:space="0" w:color="auto"/>
        <w:bottom w:val="none" w:sz="0" w:space="0" w:color="auto"/>
        <w:right w:val="none" w:sz="0" w:space="0" w:color="auto"/>
      </w:divBdr>
      <w:divsChild>
        <w:div w:id="832067168">
          <w:marLeft w:val="0"/>
          <w:marRight w:val="0"/>
          <w:marTop w:val="0"/>
          <w:marBottom w:val="0"/>
          <w:divBdr>
            <w:top w:val="none" w:sz="0" w:space="0" w:color="auto"/>
            <w:left w:val="none" w:sz="0" w:space="0" w:color="auto"/>
            <w:bottom w:val="none" w:sz="0" w:space="0" w:color="auto"/>
            <w:right w:val="none" w:sz="0" w:space="0" w:color="auto"/>
          </w:divBdr>
          <w:divsChild>
            <w:div w:id="841890087">
              <w:marLeft w:val="0"/>
              <w:marRight w:val="0"/>
              <w:marTop w:val="0"/>
              <w:marBottom w:val="0"/>
              <w:divBdr>
                <w:top w:val="none" w:sz="0" w:space="0" w:color="auto"/>
                <w:left w:val="none" w:sz="0" w:space="0" w:color="auto"/>
                <w:bottom w:val="none" w:sz="0" w:space="0" w:color="auto"/>
                <w:right w:val="none" w:sz="0" w:space="0" w:color="auto"/>
              </w:divBdr>
            </w:div>
          </w:divsChild>
        </w:div>
        <w:div w:id="304774958">
          <w:marLeft w:val="0"/>
          <w:marRight w:val="0"/>
          <w:marTop w:val="0"/>
          <w:marBottom w:val="0"/>
          <w:divBdr>
            <w:top w:val="none" w:sz="0" w:space="0" w:color="auto"/>
            <w:left w:val="none" w:sz="0" w:space="0" w:color="auto"/>
            <w:bottom w:val="none" w:sz="0" w:space="0" w:color="auto"/>
            <w:right w:val="none" w:sz="0" w:space="0" w:color="auto"/>
          </w:divBdr>
          <w:divsChild>
            <w:div w:id="1191844679">
              <w:marLeft w:val="0"/>
              <w:marRight w:val="0"/>
              <w:marTop w:val="0"/>
              <w:marBottom w:val="0"/>
              <w:divBdr>
                <w:top w:val="none" w:sz="0" w:space="0" w:color="auto"/>
                <w:left w:val="none" w:sz="0" w:space="0" w:color="auto"/>
                <w:bottom w:val="none" w:sz="0" w:space="0" w:color="auto"/>
                <w:right w:val="none" w:sz="0" w:space="0" w:color="auto"/>
              </w:divBdr>
            </w:div>
          </w:divsChild>
        </w:div>
        <w:div w:id="1071777190">
          <w:marLeft w:val="0"/>
          <w:marRight w:val="0"/>
          <w:marTop w:val="0"/>
          <w:marBottom w:val="0"/>
          <w:divBdr>
            <w:top w:val="none" w:sz="0" w:space="0" w:color="auto"/>
            <w:left w:val="none" w:sz="0" w:space="0" w:color="auto"/>
            <w:bottom w:val="none" w:sz="0" w:space="0" w:color="auto"/>
            <w:right w:val="none" w:sz="0" w:space="0" w:color="auto"/>
          </w:divBdr>
          <w:divsChild>
            <w:div w:id="1061290576">
              <w:marLeft w:val="0"/>
              <w:marRight w:val="0"/>
              <w:marTop w:val="0"/>
              <w:marBottom w:val="0"/>
              <w:divBdr>
                <w:top w:val="none" w:sz="0" w:space="0" w:color="auto"/>
                <w:left w:val="none" w:sz="0" w:space="0" w:color="auto"/>
                <w:bottom w:val="none" w:sz="0" w:space="0" w:color="auto"/>
                <w:right w:val="none" w:sz="0" w:space="0" w:color="auto"/>
              </w:divBdr>
            </w:div>
          </w:divsChild>
        </w:div>
        <w:div w:id="43604371">
          <w:marLeft w:val="0"/>
          <w:marRight w:val="0"/>
          <w:marTop w:val="0"/>
          <w:marBottom w:val="0"/>
          <w:divBdr>
            <w:top w:val="none" w:sz="0" w:space="0" w:color="auto"/>
            <w:left w:val="none" w:sz="0" w:space="0" w:color="auto"/>
            <w:bottom w:val="none" w:sz="0" w:space="0" w:color="auto"/>
            <w:right w:val="none" w:sz="0" w:space="0" w:color="auto"/>
          </w:divBdr>
          <w:divsChild>
            <w:div w:id="776482456">
              <w:marLeft w:val="0"/>
              <w:marRight w:val="0"/>
              <w:marTop w:val="0"/>
              <w:marBottom w:val="0"/>
              <w:divBdr>
                <w:top w:val="none" w:sz="0" w:space="0" w:color="auto"/>
                <w:left w:val="none" w:sz="0" w:space="0" w:color="auto"/>
                <w:bottom w:val="none" w:sz="0" w:space="0" w:color="auto"/>
                <w:right w:val="none" w:sz="0" w:space="0" w:color="auto"/>
              </w:divBdr>
            </w:div>
          </w:divsChild>
        </w:div>
        <w:div w:id="1356036623">
          <w:marLeft w:val="0"/>
          <w:marRight w:val="0"/>
          <w:marTop w:val="0"/>
          <w:marBottom w:val="0"/>
          <w:divBdr>
            <w:top w:val="none" w:sz="0" w:space="0" w:color="auto"/>
            <w:left w:val="none" w:sz="0" w:space="0" w:color="auto"/>
            <w:bottom w:val="none" w:sz="0" w:space="0" w:color="auto"/>
            <w:right w:val="none" w:sz="0" w:space="0" w:color="auto"/>
          </w:divBdr>
          <w:divsChild>
            <w:div w:id="1160727826">
              <w:marLeft w:val="0"/>
              <w:marRight w:val="0"/>
              <w:marTop w:val="0"/>
              <w:marBottom w:val="0"/>
              <w:divBdr>
                <w:top w:val="none" w:sz="0" w:space="0" w:color="auto"/>
                <w:left w:val="none" w:sz="0" w:space="0" w:color="auto"/>
                <w:bottom w:val="none" w:sz="0" w:space="0" w:color="auto"/>
                <w:right w:val="none" w:sz="0" w:space="0" w:color="auto"/>
              </w:divBdr>
            </w:div>
          </w:divsChild>
        </w:div>
        <w:div w:id="109667159">
          <w:marLeft w:val="0"/>
          <w:marRight w:val="0"/>
          <w:marTop w:val="0"/>
          <w:marBottom w:val="0"/>
          <w:divBdr>
            <w:top w:val="none" w:sz="0" w:space="0" w:color="auto"/>
            <w:left w:val="none" w:sz="0" w:space="0" w:color="auto"/>
            <w:bottom w:val="none" w:sz="0" w:space="0" w:color="auto"/>
            <w:right w:val="none" w:sz="0" w:space="0" w:color="auto"/>
          </w:divBdr>
          <w:divsChild>
            <w:div w:id="3318087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37643686">
      <w:bodyDiv w:val="1"/>
      <w:marLeft w:val="0"/>
      <w:marRight w:val="0"/>
      <w:marTop w:val="0"/>
      <w:marBottom w:val="0"/>
      <w:divBdr>
        <w:top w:val="none" w:sz="0" w:space="0" w:color="auto"/>
        <w:left w:val="none" w:sz="0" w:space="0" w:color="auto"/>
        <w:bottom w:val="none" w:sz="0" w:space="0" w:color="auto"/>
        <w:right w:val="none" w:sz="0" w:space="0" w:color="auto"/>
      </w:divBdr>
      <w:divsChild>
        <w:div w:id="15865729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929088">
      <w:bodyDiv w:val="1"/>
      <w:marLeft w:val="0"/>
      <w:marRight w:val="0"/>
      <w:marTop w:val="0"/>
      <w:marBottom w:val="0"/>
      <w:divBdr>
        <w:top w:val="none" w:sz="0" w:space="0" w:color="auto"/>
        <w:left w:val="none" w:sz="0" w:space="0" w:color="auto"/>
        <w:bottom w:val="none" w:sz="0" w:space="0" w:color="auto"/>
        <w:right w:val="none" w:sz="0" w:space="0" w:color="auto"/>
      </w:divBdr>
      <w:divsChild>
        <w:div w:id="1146121971">
          <w:marLeft w:val="0"/>
          <w:marRight w:val="0"/>
          <w:marTop w:val="0"/>
          <w:marBottom w:val="0"/>
          <w:divBdr>
            <w:top w:val="none" w:sz="0" w:space="0" w:color="auto"/>
            <w:left w:val="none" w:sz="0" w:space="0" w:color="auto"/>
            <w:bottom w:val="none" w:sz="0" w:space="0" w:color="auto"/>
            <w:right w:val="none" w:sz="0" w:space="0" w:color="auto"/>
          </w:divBdr>
          <w:divsChild>
            <w:div w:id="2024822532">
              <w:marLeft w:val="0"/>
              <w:marRight w:val="0"/>
              <w:marTop w:val="0"/>
              <w:marBottom w:val="0"/>
              <w:divBdr>
                <w:top w:val="none" w:sz="0" w:space="0" w:color="auto"/>
                <w:left w:val="none" w:sz="0" w:space="0" w:color="auto"/>
                <w:bottom w:val="none" w:sz="0" w:space="0" w:color="auto"/>
                <w:right w:val="none" w:sz="0" w:space="0" w:color="auto"/>
              </w:divBdr>
            </w:div>
          </w:divsChild>
        </w:div>
        <w:div w:id="2576386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7609321">
      <w:bodyDiv w:val="1"/>
      <w:marLeft w:val="0"/>
      <w:marRight w:val="0"/>
      <w:marTop w:val="0"/>
      <w:marBottom w:val="0"/>
      <w:divBdr>
        <w:top w:val="none" w:sz="0" w:space="0" w:color="auto"/>
        <w:left w:val="none" w:sz="0" w:space="0" w:color="auto"/>
        <w:bottom w:val="none" w:sz="0" w:space="0" w:color="auto"/>
        <w:right w:val="none" w:sz="0" w:space="0" w:color="auto"/>
      </w:divBdr>
      <w:divsChild>
        <w:div w:id="1856764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19325711">
      <w:bodyDiv w:val="1"/>
      <w:marLeft w:val="0"/>
      <w:marRight w:val="0"/>
      <w:marTop w:val="0"/>
      <w:marBottom w:val="0"/>
      <w:divBdr>
        <w:top w:val="none" w:sz="0" w:space="0" w:color="auto"/>
        <w:left w:val="none" w:sz="0" w:space="0" w:color="auto"/>
        <w:bottom w:val="none" w:sz="0" w:space="0" w:color="auto"/>
        <w:right w:val="none" w:sz="0" w:space="0" w:color="auto"/>
      </w:divBdr>
      <w:divsChild>
        <w:div w:id="1703743793">
          <w:marLeft w:val="0"/>
          <w:marRight w:val="0"/>
          <w:marTop w:val="0"/>
          <w:marBottom w:val="0"/>
          <w:divBdr>
            <w:top w:val="none" w:sz="0" w:space="0" w:color="auto"/>
            <w:left w:val="none" w:sz="0" w:space="0" w:color="auto"/>
            <w:bottom w:val="none" w:sz="0" w:space="0" w:color="auto"/>
            <w:right w:val="none" w:sz="0" w:space="0" w:color="auto"/>
          </w:divBdr>
          <w:divsChild>
            <w:div w:id="590508386">
              <w:marLeft w:val="0"/>
              <w:marRight w:val="0"/>
              <w:marTop w:val="0"/>
              <w:marBottom w:val="0"/>
              <w:divBdr>
                <w:top w:val="none" w:sz="0" w:space="0" w:color="auto"/>
                <w:left w:val="none" w:sz="0" w:space="0" w:color="auto"/>
                <w:bottom w:val="none" w:sz="0" w:space="0" w:color="auto"/>
                <w:right w:val="none" w:sz="0" w:space="0" w:color="auto"/>
              </w:divBdr>
            </w:div>
          </w:divsChild>
        </w:div>
        <w:div w:id="38867881">
          <w:marLeft w:val="0"/>
          <w:marRight w:val="0"/>
          <w:marTop w:val="0"/>
          <w:marBottom w:val="0"/>
          <w:divBdr>
            <w:top w:val="none" w:sz="0" w:space="0" w:color="auto"/>
            <w:left w:val="none" w:sz="0" w:space="0" w:color="auto"/>
            <w:bottom w:val="none" w:sz="0" w:space="0" w:color="auto"/>
            <w:right w:val="none" w:sz="0" w:space="0" w:color="auto"/>
          </w:divBdr>
          <w:divsChild>
            <w:div w:id="1520624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71464166">
      <w:bodyDiv w:val="1"/>
      <w:marLeft w:val="0"/>
      <w:marRight w:val="0"/>
      <w:marTop w:val="0"/>
      <w:marBottom w:val="0"/>
      <w:divBdr>
        <w:top w:val="none" w:sz="0" w:space="0" w:color="auto"/>
        <w:left w:val="none" w:sz="0" w:space="0" w:color="auto"/>
        <w:bottom w:val="none" w:sz="0" w:space="0" w:color="auto"/>
        <w:right w:val="none" w:sz="0" w:space="0" w:color="auto"/>
      </w:divBdr>
    </w:div>
    <w:div w:id="1839425638">
      <w:bodyDiv w:val="1"/>
      <w:marLeft w:val="0"/>
      <w:marRight w:val="0"/>
      <w:marTop w:val="0"/>
      <w:marBottom w:val="0"/>
      <w:divBdr>
        <w:top w:val="none" w:sz="0" w:space="0" w:color="auto"/>
        <w:left w:val="none" w:sz="0" w:space="0" w:color="auto"/>
        <w:bottom w:val="none" w:sz="0" w:space="0" w:color="auto"/>
        <w:right w:val="none" w:sz="0" w:space="0" w:color="auto"/>
      </w:divBdr>
      <w:divsChild>
        <w:div w:id="611284674">
          <w:marLeft w:val="0"/>
          <w:marRight w:val="0"/>
          <w:marTop w:val="0"/>
          <w:marBottom w:val="0"/>
          <w:divBdr>
            <w:top w:val="none" w:sz="0" w:space="0" w:color="auto"/>
            <w:left w:val="none" w:sz="0" w:space="0" w:color="auto"/>
            <w:bottom w:val="none" w:sz="0" w:space="0" w:color="auto"/>
            <w:right w:val="none" w:sz="0" w:space="0" w:color="auto"/>
          </w:divBdr>
          <w:divsChild>
            <w:div w:id="1201744610">
              <w:marLeft w:val="0"/>
              <w:marRight w:val="0"/>
              <w:marTop w:val="0"/>
              <w:marBottom w:val="0"/>
              <w:divBdr>
                <w:top w:val="none" w:sz="0" w:space="0" w:color="auto"/>
                <w:left w:val="none" w:sz="0" w:space="0" w:color="auto"/>
                <w:bottom w:val="none" w:sz="0" w:space="0" w:color="auto"/>
                <w:right w:val="none" w:sz="0" w:space="0" w:color="auto"/>
              </w:divBdr>
            </w:div>
          </w:divsChild>
        </w:div>
        <w:div w:id="2029478326">
          <w:marLeft w:val="0"/>
          <w:marRight w:val="0"/>
          <w:marTop w:val="0"/>
          <w:marBottom w:val="0"/>
          <w:divBdr>
            <w:top w:val="none" w:sz="0" w:space="0" w:color="auto"/>
            <w:left w:val="none" w:sz="0" w:space="0" w:color="auto"/>
            <w:bottom w:val="none" w:sz="0" w:space="0" w:color="auto"/>
            <w:right w:val="none" w:sz="0" w:space="0" w:color="auto"/>
          </w:divBdr>
          <w:divsChild>
            <w:div w:id="20832888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1467462">
      <w:bodyDiv w:val="1"/>
      <w:marLeft w:val="0"/>
      <w:marRight w:val="0"/>
      <w:marTop w:val="0"/>
      <w:marBottom w:val="0"/>
      <w:divBdr>
        <w:top w:val="none" w:sz="0" w:space="0" w:color="auto"/>
        <w:left w:val="none" w:sz="0" w:space="0" w:color="auto"/>
        <w:bottom w:val="none" w:sz="0" w:space="0" w:color="auto"/>
        <w:right w:val="none" w:sz="0" w:space="0" w:color="auto"/>
      </w:divBdr>
      <w:divsChild>
        <w:div w:id="969480708">
          <w:marLeft w:val="0"/>
          <w:marRight w:val="0"/>
          <w:marTop w:val="0"/>
          <w:marBottom w:val="0"/>
          <w:divBdr>
            <w:top w:val="none" w:sz="0" w:space="0" w:color="auto"/>
            <w:left w:val="none" w:sz="0" w:space="0" w:color="auto"/>
            <w:bottom w:val="none" w:sz="0" w:space="0" w:color="auto"/>
            <w:right w:val="none" w:sz="0" w:space="0" w:color="auto"/>
          </w:divBdr>
          <w:divsChild>
            <w:div w:id="15260919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2993200">
      <w:bodyDiv w:val="1"/>
      <w:marLeft w:val="0"/>
      <w:marRight w:val="0"/>
      <w:marTop w:val="0"/>
      <w:marBottom w:val="0"/>
      <w:divBdr>
        <w:top w:val="none" w:sz="0" w:space="0" w:color="auto"/>
        <w:left w:val="none" w:sz="0" w:space="0" w:color="auto"/>
        <w:bottom w:val="none" w:sz="0" w:space="0" w:color="auto"/>
        <w:right w:val="none" w:sz="0" w:space="0" w:color="auto"/>
      </w:divBdr>
      <w:divsChild>
        <w:div w:id="47844216">
          <w:blockQuote w:val="1"/>
          <w:marLeft w:val="720"/>
          <w:marRight w:val="720"/>
          <w:marTop w:val="100"/>
          <w:marBottom w:val="100"/>
          <w:divBdr>
            <w:top w:val="none" w:sz="0" w:space="0" w:color="auto"/>
            <w:left w:val="none" w:sz="0" w:space="0" w:color="auto"/>
            <w:bottom w:val="none" w:sz="0" w:space="0" w:color="auto"/>
            <w:right w:val="none" w:sz="0" w:space="0" w:color="auto"/>
          </w:divBdr>
        </w:div>
        <w:div w:id="34066821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comments" Target="comments.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theme" Target="theme/theme1.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microsoft.com/office/2011/relationships/people" Target="people.xml"/><Relationship Id="R6d30bb8a72be45ce" Type="http://schemas.microsoft.com/office/2016/09/relationships/commentsIds" Target="commentsIds.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microsoft.com/office/2011/relationships/commentsExtended" Target="commentsExtended.xml"/><Relationship Id="Re819faefc1d2434b" Type="http://schemas.microsoft.com/office/2018/08/relationships/commentsExtensible" Target="commentsExtensible.xml"/></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p:properties xmlns:p="http://schemas.microsoft.com/office/2006/metadata/properties" xmlns:xsi="http://www.w3.org/2001/XMLSchema-instance" xmlns:pc="http://schemas.microsoft.com/office/infopath/2007/PartnerControls">
  <documentManagement>
    <lcf76f155ced4ddcb4097134ff3c332f xmlns="4a70e700-b33d-4f88-8013-e22d2a6788eb">
      <Terms xmlns="http://schemas.microsoft.com/office/infopath/2007/PartnerControls"/>
    </lcf76f155ced4ddcb4097134ff3c332f>
    <TaxCatchAll xmlns="682413a3-c999-4d62-a88c-f3a6020daa39" xsi:nil="true"/>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 ma:contentTypeID="0x01010007989137C8AD954D83290DE268DE511B" ma:contentTypeVersion="14" ma:contentTypeDescription="Crée un document." ma:contentTypeScope="" ma:versionID="1a4141be8f9b157f60f6f22750557428">
  <xsd:schema xmlns:xsd="http://www.w3.org/2001/XMLSchema" xmlns:xs="http://www.w3.org/2001/XMLSchema" xmlns:p="http://schemas.microsoft.com/office/2006/metadata/properties" xmlns:ns2="4a70e700-b33d-4f88-8013-e22d2a6788eb" xmlns:ns3="682413a3-c999-4d62-a88c-f3a6020daa39" targetNamespace="http://schemas.microsoft.com/office/2006/metadata/properties" ma:root="true" ma:fieldsID="351a3b877d7c6950dde860986c3ad71a" ns2:_="" ns3:_="">
    <xsd:import namespace="4a70e700-b33d-4f88-8013-e22d2a6788eb"/>
    <xsd:import namespace="682413a3-c999-4d62-a88c-f3a6020daa39"/>
    <xsd:element name="properties">
      <xsd:complexType>
        <xsd:sequence>
          <xsd:element name="documentManagement">
            <xsd:complexType>
              <xsd:all>
                <xsd:element ref="ns2:MediaServiceMetadata" minOccurs="0"/>
                <xsd:element ref="ns2:MediaServiceFastMetadata" minOccurs="0"/>
                <xsd:element ref="ns3:SharedWithUsers" minOccurs="0"/>
                <xsd:element ref="ns3:SharedWithDetails" minOccurs="0"/>
                <xsd:element ref="ns2:MediaServiceSearchProperties" minOccurs="0"/>
                <xsd:element ref="ns2:lcf76f155ced4ddcb4097134ff3c332f" minOccurs="0"/>
                <xsd:element ref="ns3:TaxCatchAll" minOccurs="0"/>
                <xsd:element ref="ns2:MediaServiceGenerationTime" minOccurs="0"/>
                <xsd:element ref="ns2:MediaServiceEventHashCode" minOccurs="0"/>
                <xsd:element ref="ns2:MediaServiceOCR" minOccurs="0"/>
                <xsd:element ref="ns2:MediaServiceObjectDetectorVersions" minOccurs="0"/>
                <xsd:element ref="ns2:MediaServiceDateTaken" minOccurs="0"/>
                <xsd:element ref="ns2:MediaServiceBilling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4a70e700-b33d-4f88-8013-e22d2a6788e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2" nillable="true" ma:displayName="MediaServiceSearchProperties" ma:hidden="true" ma:internalName="MediaServiceSearchProperties" ma:readOnly="true">
      <xsd:simpleType>
        <xsd:restriction base="dms:Note"/>
      </xsd:simpleType>
    </xsd:element>
    <xsd:element name="lcf76f155ced4ddcb4097134ff3c332f" ma:index="14" nillable="true" ma:taxonomy="true" ma:internalName="lcf76f155ced4ddcb4097134ff3c332f" ma:taxonomyFieldName="MediaServiceImageTags" ma:displayName="Balises d’images" ma:readOnly="false" ma:fieldId="{5cf76f15-5ced-4ddc-b409-7134ff3c332f}" ma:taxonomyMulti="true" ma:sspId="763f9de7-cc90-4eb3-be2e-7de001983ea7" ma:termSetId="09814cd3-568e-fe90-9814-8d621ff8fb84" ma:anchorId="fba54fb3-c3e1-fe81-a776-ca4b69148c4d" ma:open="true" ma:isKeyword="false">
      <xsd:complexType>
        <xsd:sequence>
          <xsd:element ref="pc:Terms" minOccurs="0" maxOccurs="1"/>
        </xsd:sequence>
      </xsd:complexType>
    </xsd:element>
    <xsd:element name="MediaServiceGenerationTime" ma:index="16" nillable="true" ma:displayName="MediaServiceGenerationTime" ma:hidden="true" ma:internalName="MediaServiceGenerationTime" ma:readOnly="true">
      <xsd:simpleType>
        <xsd:restriction base="dms:Text"/>
      </xsd:simpleType>
    </xsd:element>
    <xsd:element name="MediaServiceEventHashCode" ma:index="17" nillable="true" ma:displayName="MediaServiceEventHashCode" ma:hidden="true" ma:internalName="MediaServiceEventHashCode" ma:readOnly="true">
      <xsd:simpleType>
        <xsd:restriction base="dms:Text"/>
      </xsd:simpleType>
    </xsd:element>
    <xsd:element name="MediaServiceOCR" ma:index="18" nillable="true" ma:displayName="Extracted Text" ma:internalName="MediaServiceOCR" ma:readOnly="true">
      <xsd:simpleType>
        <xsd:restriction base="dms:Note">
          <xsd:maxLength value="255"/>
        </xsd:restriction>
      </xsd:simpleType>
    </xsd:element>
    <xsd:element name="MediaServiceObjectDetectorVersions" ma:index="19" nillable="true" ma:displayName="MediaServiceObjectDetectorVersions" ma:hidden="true" ma:indexed="true" ma:internalName="MediaServiceObjectDetectorVersions" ma:readOnly="true">
      <xsd:simpleType>
        <xsd:restriction base="dms:Text"/>
      </xsd:simpleType>
    </xsd:element>
    <xsd:element name="MediaServiceDateTaken" ma:index="20" nillable="true" ma:displayName="MediaServiceDateTaken" ma:hidden="true" ma:indexed="true" ma:internalName="MediaServiceDateTaken" ma:readOnly="true">
      <xsd:simpleType>
        <xsd:restriction base="dms:Text"/>
      </xsd:simpleType>
    </xsd:element>
    <xsd:element name="MediaServiceBillingMetadata" ma:index="21" nillable="true" ma:displayName="MediaServiceBillingMetadata" ma:hidden="true" ma:internalName="MediaServiceBillingMetadata" ma:readOnly="true">
      <xsd:simpleType>
        <xsd:restriction base="dms:Note"/>
      </xsd:simpleType>
    </xsd:element>
  </xsd:schema>
  <xsd:schema xmlns:xsd="http://www.w3.org/2001/XMLSchema" xmlns:xs="http://www.w3.org/2001/XMLSchema" xmlns:dms="http://schemas.microsoft.com/office/2006/documentManagement/types" xmlns:pc="http://schemas.microsoft.com/office/infopath/2007/PartnerControls" targetNamespace="682413a3-c999-4d62-a88c-f3a6020daa39" elementFormDefault="qualified">
    <xsd:import namespace="http://schemas.microsoft.com/office/2006/documentManagement/types"/>
    <xsd:import namespace="http://schemas.microsoft.com/office/infopath/2007/PartnerControls"/>
    <xsd:element name="SharedWithUsers" ma:index="10" nillable="true" ma:displayName="Partagé avec"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1" nillable="true" ma:displayName="Partagé avec détails" ma:internalName="SharedWithDetails" ma:readOnly="true">
      <xsd:simpleType>
        <xsd:restriction base="dms:Note">
          <xsd:maxLength value="255"/>
        </xsd:restriction>
      </xsd:simpleType>
    </xsd:element>
    <xsd:element name="TaxCatchAll" ma:index="15" nillable="true" ma:displayName="Taxonomy Catch All Column" ma:hidden="true" ma:list="{86def6f9-bcfb-4cea-930f-58ae54f785c6}" ma:internalName="TaxCatchAll" ma:showField="CatchAllData" ma:web="682413a3-c999-4d62-a88c-f3a6020daa39">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ype de contenu"/>
        <xsd:element ref="dc:title" minOccurs="0" maxOccurs="1" ma:index="4" ma:displayName="Titr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4B86D3E7-BB3E-4687-B3FF-92337E029545}">
  <ds:schemaRefs>
    <ds:schemaRef ds:uri="http://schemas.microsoft.com/office/2006/metadata/properties"/>
    <ds:schemaRef ds:uri="http://schemas.microsoft.com/office/infopath/2007/PartnerControls"/>
    <ds:schemaRef ds:uri="4a70e700-b33d-4f88-8013-e22d2a6788eb"/>
    <ds:schemaRef ds:uri="682413a3-c999-4d62-a88c-f3a6020daa39"/>
  </ds:schemaRefs>
</ds:datastoreItem>
</file>

<file path=customXml/itemProps2.xml><?xml version="1.0" encoding="utf-8"?>
<ds:datastoreItem xmlns:ds="http://schemas.openxmlformats.org/officeDocument/2006/customXml" ds:itemID="{E753BE90-18ED-4A75-8EF0-54238B912964}">
  <ds:schemaRefs>
    <ds:schemaRef ds:uri="http://schemas.microsoft.com/sharepoint/v3/contenttype/forms"/>
  </ds:schemaRefs>
</ds:datastoreItem>
</file>

<file path=customXml/itemProps3.xml><?xml version="1.0" encoding="utf-8"?>
<ds:datastoreItem xmlns:ds="http://schemas.openxmlformats.org/officeDocument/2006/customXml" ds:itemID="{262BEE1A-6996-4F64-B633-C4BFDB6C4F11}">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4a70e700-b33d-4f88-8013-e22d2a6788eb"/>
    <ds:schemaRef ds:uri="682413a3-c999-4d62-a88c-f3a6020daa3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7</Pages>
  <Words>1574</Words>
  <Characters>8972</Characters>
  <Application>Microsoft Office Word</Application>
  <DocSecurity>0</DocSecurity>
  <Lines>74</Lines>
  <Paragraphs>21</Paragraphs>
  <ScaleCrop>false</ScaleCrop>
  <HeadingPairs>
    <vt:vector size="2" baseType="variant">
      <vt:variant>
        <vt:lpstr>Titolo</vt:lpstr>
      </vt:variant>
      <vt:variant>
        <vt:i4>1</vt:i4>
      </vt:variant>
    </vt:vector>
  </HeadingPairs>
  <TitlesOfParts>
    <vt:vector size="1" baseType="lpstr">
      <vt:lpstr/>
    </vt:vector>
  </TitlesOfParts>
  <Company>HP Inc.</Company>
  <LinksUpToDate>false</LinksUpToDate>
  <CharactersWithSpaces>10525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Fabrizio De Fausti</dc:creator>
  <cp:keywords/>
  <dc:description/>
  <cp:lastModifiedBy>Fabrizio De Fausti</cp:lastModifiedBy>
  <cp:revision>2</cp:revision>
  <dcterms:created xsi:type="dcterms:W3CDTF">2026-01-23T15:02:00Z</dcterms:created>
  <dcterms:modified xsi:type="dcterms:W3CDTF">2026-01-23T15:02:00Z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0x01010007989137C8AD954D83290DE268DE511B</vt:lpwstr>
  </property>
  <property fmtid="{D5CDD505-2E9C-101B-9397-08002B2CF9AE}" pid="3" name="MediaServiceImageTags">
    <vt:lpwstr/>
  </property>
</Properties>
</file>